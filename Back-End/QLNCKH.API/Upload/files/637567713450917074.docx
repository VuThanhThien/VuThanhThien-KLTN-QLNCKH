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EDDA4" w14:textId="77777777" w:rsidR="00482889" w:rsidRPr="006C5D4D" w:rsidRDefault="00DE60BA">
      <w:pPr>
        <w:spacing w:before="240"/>
        <w:jc w:val="center"/>
        <w:rPr>
          <w:b/>
          <w:noProof/>
          <w:sz w:val="26"/>
          <w:szCs w:val="26"/>
        </w:rPr>
      </w:pPr>
      <w:r w:rsidRPr="006C5D4D">
        <w:rPr>
          <w:b/>
          <w:noProof/>
          <w:sz w:val="26"/>
          <w:szCs w:val="26"/>
        </w:rPr>
        <w:t>ĐẠI HỌC QUỐC GIA HÀ NỘI</w:t>
      </w:r>
    </w:p>
    <w:p w14:paraId="57C981AB" w14:textId="77777777" w:rsidR="00482889" w:rsidRPr="006C5D4D" w:rsidRDefault="00DE60BA">
      <w:pPr>
        <w:jc w:val="center"/>
        <w:rPr>
          <w:b/>
          <w:noProof/>
          <w:sz w:val="26"/>
          <w:szCs w:val="26"/>
        </w:rPr>
      </w:pPr>
      <w:r w:rsidRPr="006C5D4D">
        <w:rPr>
          <w:b/>
          <w:noProof/>
          <w:sz w:val="26"/>
          <w:szCs w:val="26"/>
        </w:rPr>
        <w:t>TRƯỜNG ĐẠI HỌC CÔNG NGHỆ</w:t>
      </w:r>
    </w:p>
    <w:p w14:paraId="68805396" w14:textId="77777777" w:rsidR="00482889" w:rsidRPr="006C5D4D" w:rsidRDefault="00482889">
      <w:pPr>
        <w:jc w:val="center"/>
        <w:rPr>
          <w:b/>
          <w:noProof/>
        </w:rPr>
      </w:pPr>
    </w:p>
    <w:p w14:paraId="1E1392DC" w14:textId="77777777" w:rsidR="00482889" w:rsidRPr="006C5D4D" w:rsidRDefault="00482889">
      <w:pPr>
        <w:jc w:val="center"/>
        <w:rPr>
          <w:b/>
          <w:noProof/>
        </w:rPr>
      </w:pPr>
    </w:p>
    <w:p w14:paraId="6FF5D4F1" w14:textId="77777777" w:rsidR="00482889" w:rsidRPr="006C5D4D" w:rsidRDefault="00482889">
      <w:pPr>
        <w:jc w:val="center"/>
        <w:rPr>
          <w:b/>
          <w:noProof/>
        </w:rPr>
      </w:pPr>
    </w:p>
    <w:p w14:paraId="44F70548" w14:textId="77777777" w:rsidR="00482889" w:rsidRPr="006C5D4D" w:rsidRDefault="00DE60BA">
      <w:pPr>
        <w:jc w:val="center"/>
        <w:rPr>
          <w:noProof/>
        </w:rPr>
      </w:pPr>
      <w:r w:rsidRPr="006C5D4D">
        <w:rPr>
          <w:noProof/>
        </w:rPr>
        <w:drawing>
          <wp:inline distT="0" distB="0" distL="0" distR="0" wp14:anchorId="1CA781C7" wp14:editId="612A79C5">
            <wp:extent cx="952500" cy="9525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52500" cy="952500"/>
                    </a:xfrm>
                    <a:prstGeom prst="rect">
                      <a:avLst/>
                    </a:prstGeom>
                    <a:ln/>
                  </pic:spPr>
                </pic:pic>
              </a:graphicData>
            </a:graphic>
          </wp:inline>
        </w:drawing>
      </w:r>
    </w:p>
    <w:p w14:paraId="53926C01" w14:textId="77777777" w:rsidR="00482889" w:rsidRPr="006C5D4D" w:rsidRDefault="00DE60BA">
      <w:pPr>
        <w:pBdr>
          <w:top w:val="nil"/>
          <w:left w:val="nil"/>
          <w:bottom w:val="nil"/>
          <w:right w:val="nil"/>
          <w:between w:val="nil"/>
        </w:pBdr>
        <w:spacing w:before="240"/>
        <w:jc w:val="center"/>
        <w:rPr>
          <w:b/>
          <w:noProof/>
          <w:color w:val="000000"/>
          <w:sz w:val="30"/>
          <w:szCs w:val="30"/>
        </w:rPr>
      </w:pPr>
      <w:r w:rsidRPr="006C5D4D">
        <w:rPr>
          <w:b/>
          <w:noProof/>
          <w:color w:val="000000"/>
          <w:sz w:val="28"/>
          <w:szCs w:val="28"/>
        </w:rPr>
        <w:t>Vi Thế Anh</w:t>
      </w:r>
    </w:p>
    <w:p w14:paraId="33463BD4" w14:textId="77777777" w:rsidR="00482889" w:rsidRPr="006C5D4D" w:rsidRDefault="00482889">
      <w:pPr>
        <w:jc w:val="center"/>
        <w:rPr>
          <w:noProof/>
        </w:rPr>
      </w:pPr>
    </w:p>
    <w:p w14:paraId="28720936" w14:textId="77777777" w:rsidR="00482889" w:rsidRPr="006C5D4D" w:rsidRDefault="00482889">
      <w:pPr>
        <w:jc w:val="center"/>
        <w:rPr>
          <w:noProof/>
        </w:rPr>
      </w:pPr>
    </w:p>
    <w:p w14:paraId="39D82440" w14:textId="77777777" w:rsidR="00482889" w:rsidRPr="006C5D4D" w:rsidRDefault="00482889">
      <w:pPr>
        <w:jc w:val="center"/>
        <w:rPr>
          <w:noProof/>
        </w:rPr>
      </w:pPr>
    </w:p>
    <w:p w14:paraId="33F3779A" w14:textId="77777777" w:rsidR="00482889" w:rsidRPr="006C5D4D" w:rsidRDefault="00482889">
      <w:pPr>
        <w:jc w:val="center"/>
        <w:rPr>
          <w:noProof/>
        </w:rPr>
      </w:pPr>
    </w:p>
    <w:p w14:paraId="1E402C4F" w14:textId="77777777" w:rsidR="00482889" w:rsidRPr="006C5D4D" w:rsidRDefault="00DE60BA">
      <w:pPr>
        <w:jc w:val="center"/>
        <w:rPr>
          <w:noProof/>
        </w:rPr>
      </w:pPr>
      <w:bookmarkStart w:id="0" w:name="_gjdgxs" w:colFirst="0" w:colLast="0"/>
      <w:bookmarkEnd w:id="0"/>
      <w:r w:rsidRPr="006C5D4D">
        <w:rPr>
          <w:b/>
          <w:noProof/>
          <w:sz w:val="36"/>
          <w:szCs w:val="36"/>
        </w:rPr>
        <w:t>PHÁT TRIỂN CÔNG CỤ HỖ TRỢ QUẢN LÝ DỰ ÁN VÀ CÔNG VIỆC NỘI BỘ</w:t>
      </w:r>
    </w:p>
    <w:p w14:paraId="1EF0929E" w14:textId="77777777" w:rsidR="00482889" w:rsidRPr="006C5D4D" w:rsidRDefault="00482889">
      <w:pPr>
        <w:jc w:val="center"/>
        <w:rPr>
          <w:noProof/>
        </w:rPr>
      </w:pPr>
    </w:p>
    <w:p w14:paraId="0E35688E" w14:textId="77777777" w:rsidR="00482889" w:rsidRPr="006C5D4D" w:rsidRDefault="00482889">
      <w:pPr>
        <w:jc w:val="center"/>
        <w:rPr>
          <w:noProof/>
        </w:rPr>
      </w:pPr>
    </w:p>
    <w:p w14:paraId="31F8C90F" w14:textId="77777777" w:rsidR="00482889" w:rsidRPr="006C5D4D" w:rsidRDefault="00482889">
      <w:pPr>
        <w:jc w:val="center"/>
        <w:rPr>
          <w:noProof/>
        </w:rPr>
      </w:pPr>
    </w:p>
    <w:p w14:paraId="30460424" w14:textId="77777777" w:rsidR="00482889" w:rsidRPr="006C5D4D" w:rsidRDefault="00482889">
      <w:pPr>
        <w:jc w:val="center"/>
        <w:rPr>
          <w:noProof/>
        </w:rPr>
      </w:pPr>
    </w:p>
    <w:p w14:paraId="09199BB1" w14:textId="77777777" w:rsidR="00482889" w:rsidRPr="006C5D4D" w:rsidRDefault="00DE60BA">
      <w:pPr>
        <w:jc w:val="center"/>
        <w:rPr>
          <w:b/>
          <w:noProof/>
          <w:sz w:val="28"/>
          <w:szCs w:val="28"/>
        </w:rPr>
      </w:pPr>
      <w:r w:rsidRPr="006C5D4D">
        <w:rPr>
          <w:b/>
          <w:noProof/>
          <w:sz w:val="28"/>
          <w:szCs w:val="28"/>
        </w:rPr>
        <w:t>KHÓA LUẬN TỐT NGHIỆP ĐẠI HỌC HỆ CHÍNH QUY</w:t>
      </w:r>
    </w:p>
    <w:p w14:paraId="36769B23" w14:textId="77777777" w:rsidR="00482889" w:rsidRPr="006C5D4D" w:rsidRDefault="00DE60BA">
      <w:pPr>
        <w:jc w:val="center"/>
        <w:rPr>
          <w:noProof/>
          <w:sz w:val="28"/>
          <w:szCs w:val="28"/>
        </w:rPr>
      </w:pPr>
      <w:r w:rsidRPr="006C5D4D">
        <w:rPr>
          <w:b/>
          <w:noProof/>
          <w:sz w:val="28"/>
          <w:szCs w:val="28"/>
        </w:rPr>
        <w:t>Ngành: Công nghệ thông tin</w:t>
      </w:r>
    </w:p>
    <w:p w14:paraId="7F2A4C47" w14:textId="77777777" w:rsidR="00482889" w:rsidRPr="006C5D4D" w:rsidRDefault="00482889">
      <w:pPr>
        <w:jc w:val="center"/>
        <w:rPr>
          <w:noProof/>
        </w:rPr>
      </w:pPr>
    </w:p>
    <w:p w14:paraId="14BD3356" w14:textId="77777777" w:rsidR="00482889" w:rsidRPr="006C5D4D" w:rsidRDefault="00482889">
      <w:pPr>
        <w:jc w:val="center"/>
        <w:rPr>
          <w:noProof/>
        </w:rPr>
      </w:pPr>
    </w:p>
    <w:p w14:paraId="39672151" w14:textId="77777777" w:rsidR="00482889" w:rsidRPr="006C5D4D" w:rsidRDefault="00482889">
      <w:pPr>
        <w:jc w:val="center"/>
        <w:rPr>
          <w:noProof/>
        </w:rPr>
      </w:pPr>
    </w:p>
    <w:p w14:paraId="4475E74F" w14:textId="77777777" w:rsidR="00482889" w:rsidRPr="006C5D4D" w:rsidRDefault="00482889">
      <w:pPr>
        <w:rPr>
          <w:noProof/>
        </w:rPr>
      </w:pPr>
    </w:p>
    <w:p w14:paraId="7A379517" w14:textId="77777777" w:rsidR="00482889" w:rsidRPr="006C5D4D" w:rsidRDefault="00DE60BA">
      <w:pPr>
        <w:jc w:val="center"/>
        <w:rPr>
          <w:b/>
          <w:noProof/>
          <w:sz w:val="26"/>
          <w:szCs w:val="26"/>
        </w:rPr>
      </w:pPr>
      <w:r w:rsidRPr="006C5D4D">
        <w:rPr>
          <w:b/>
          <w:noProof/>
          <w:sz w:val="26"/>
          <w:szCs w:val="26"/>
        </w:rPr>
        <w:t>ĐẠI HỌC QUỐC GIA HÀ NỘI</w:t>
      </w:r>
    </w:p>
    <w:p w14:paraId="415F99ED" w14:textId="77777777" w:rsidR="00482889" w:rsidRPr="006C5D4D" w:rsidRDefault="00DE60BA">
      <w:pPr>
        <w:jc w:val="center"/>
        <w:rPr>
          <w:b/>
          <w:noProof/>
          <w:sz w:val="26"/>
          <w:szCs w:val="26"/>
        </w:rPr>
      </w:pPr>
      <w:r w:rsidRPr="006C5D4D">
        <w:rPr>
          <w:b/>
          <w:noProof/>
          <w:sz w:val="26"/>
          <w:szCs w:val="26"/>
        </w:rPr>
        <w:lastRenderedPageBreak/>
        <w:t>TRƯỜNG ĐẠI HỌC CÔNG NGHỆ</w:t>
      </w:r>
    </w:p>
    <w:p w14:paraId="0BA0FBA2" w14:textId="77777777" w:rsidR="00482889" w:rsidRPr="006C5D4D" w:rsidRDefault="00482889">
      <w:pPr>
        <w:jc w:val="center"/>
        <w:rPr>
          <w:noProof/>
        </w:rPr>
      </w:pPr>
    </w:p>
    <w:p w14:paraId="39E223DC" w14:textId="77777777" w:rsidR="00482889" w:rsidRPr="006C5D4D" w:rsidRDefault="00482889">
      <w:pPr>
        <w:jc w:val="center"/>
        <w:rPr>
          <w:noProof/>
        </w:rPr>
      </w:pPr>
    </w:p>
    <w:p w14:paraId="338676A1" w14:textId="77777777" w:rsidR="00482889" w:rsidRPr="006C5D4D" w:rsidRDefault="00482889">
      <w:pPr>
        <w:jc w:val="center"/>
        <w:rPr>
          <w:noProof/>
        </w:rPr>
      </w:pPr>
    </w:p>
    <w:p w14:paraId="4881D1CF" w14:textId="77777777" w:rsidR="00482889" w:rsidRPr="006C5D4D" w:rsidRDefault="00DE60BA">
      <w:pPr>
        <w:jc w:val="center"/>
        <w:rPr>
          <w:b/>
          <w:noProof/>
          <w:sz w:val="28"/>
          <w:szCs w:val="28"/>
        </w:rPr>
      </w:pPr>
      <w:r w:rsidRPr="006C5D4D">
        <w:rPr>
          <w:b/>
          <w:noProof/>
          <w:sz w:val="28"/>
          <w:szCs w:val="28"/>
        </w:rPr>
        <w:t>VI THẾ ANH</w:t>
      </w:r>
    </w:p>
    <w:p w14:paraId="375ACB71" w14:textId="77777777" w:rsidR="00482889" w:rsidRPr="006C5D4D" w:rsidRDefault="00482889">
      <w:pPr>
        <w:jc w:val="center"/>
        <w:rPr>
          <w:noProof/>
        </w:rPr>
      </w:pPr>
    </w:p>
    <w:p w14:paraId="313B6E57" w14:textId="77777777" w:rsidR="00482889" w:rsidRPr="006C5D4D" w:rsidRDefault="00482889">
      <w:pPr>
        <w:jc w:val="center"/>
        <w:rPr>
          <w:noProof/>
        </w:rPr>
      </w:pPr>
    </w:p>
    <w:p w14:paraId="5004D399" w14:textId="77777777" w:rsidR="00482889" w:rsidRPr="006C5D4D" w:rsidRDefault="00482889">
      <w:pPr>
        <w:jc w:val="center"/>
        <w:rPr>
          <w:noProof/>
        </w:rPr>
      </w:pPr>
    </w:p>
    <w:p w14:paraId="6436862C" w14:textId="77777777" w:rsidR="00482889" w:rsidRPr="006C5D4D" w:rsidRDefault="00DE60BA">
      <w:pPr>
        <w:jc w:val="center"/>
        <w:rPr>
          <w:noProof/>
        </w:rPr>
      </w:pPr>
      <w:r w:rsidRPr="006C5D4D">
        <w:rPr>
          <w:b/>
          <w:noProof/>
          <w:sz w:val="36"/>
          <w:szCs w:val="36"/>
        </w:rPr>
        <w:t>PHÁT TRIỂN CÔNG CỤ HỖ TRỢ QUẢN LÝ DỰ ÁN VÀ CÔNG VIỆC NỘI BỘ</w:t>
      </w:r>
    </w:p>
    <w:p w14:paraId="1AC62DEA" w14:textId="77777777" w:rsidR="00482889" w:rsidRPr="006C5D4D" w:rsidRDefault="00482889">
      <w:pPr>
        <w:jc w:val="center"/>
        <w:rPr>
          <w:noProof/>
        </w:rPr>
      </w:pPr>
    </w:p>
    <w:p w14:paraId="3FDC1B03" w14:textId="77777777" w:rsidR="00482889" w:rsidRPr="006C5D4D" w:rsidRDefault="00482889">
      <w:pPr>
        <w:jc w:val="center"/>
        <w:rPr>
          <w:noProof/>
        </w:rPr>
      </w:pPr>
    </w:p>
    <w:p w14:paraId="7A0513FC" w14:textId="77777777" w:rsidR="00482889" w:rsidRPr="006C5D4D" w:rsidRDefault="00482889">
      <w:pPr>
        <w:jc w:val="center"/>
        <w:rPr>
          <w:noProof/>
        </w:rPr>
      </w:pPr>
    </w:p>
    <w:p w14:paraId="2FDC98D8" w14:textId="77777777" w:rsidR="00482889" w:rsidRPr="006C5D4D" w:rsidRDefault="00DE60BA">
      <w:pPr>
        <w:jc w:val="center"/>
        <w:rPr>
          <w:b/>
          <w:noProof/>
          <w:sz w:val="28"/>
          <w:szCs w:val="28"/>
        </w:rPr>
      </w:pPr>
      <w:r w:rsidRPr="006C5D4D">
        <w:rPr>
          <w:b/>
          <w:noProof/>
          <w:sz w:val="28"/>
          <w:szCs w:val="28"/>
        </w:rPr>
        <w:t xml:space="preserve">KHÓA LUẬN TỐT NGHIỆP ĐẠI HỌC HỆ CHÍNH QUY </w:t>
      </w:r>
    </w:p>
    <w:p w14:paraId="3CE05855" w14:textId="77777777" w:rsidR="00482889" w:rsidRPr="006C5D4D" w:rsidRDefault="00DE60BA">
      <w:pPr>
        <w:jc w:val="center"/>
        <w:rPr>
          <w:noProof/>
        </w:rPr>
      </w:pPr>
      <w:r w:rsidRPr="006C5D4D">
        <w:rPr>
          <w:b/>
          <w:noProof/>
          <w:sz w:val="28"/>
          <w:szCs w:val="28"/>
        </w:rPr>
        <w:t>Ngành:</w:t>
      </w:r>
      <w:r w:rsidRPr="006C5D4D">
        <w:rPr>
          <w:noProof/>
        </w:rPr>
        <w:t xml:space="preserve"> </w:t>
      </w:r>
      <w:r w:rsidRPr="006C5D4D">
        <w:rPr>
          <w:b/>
          <w:noProof/>
          <w:sz w:val="26"/>
          <w:szCs w:val="26"/>
        </w:rPr>
        <w:t>Công nghệ thông tin</w:t>
      </w:r>
    </w:p>
    <w:p w14:paraId="05A981C2" w14:textId="77777777" w:rsidR="00482889" w:rsidRPr="006C5D4D" w:rsidRDefault="00482889">
      <w:pPr>
        <w:jc w:val="center"/>
        <w:rPr>
          <w:noProof/>
        </w:rPr>
      </w:pPr>
    </w:p>
    <w:p w14:paraId="52E3B0E3" w14:textId="77777777" w:rsidR="00482889" w:rsidRPr="006C5D4D" w:rsidRDefault="00482889">
      <w:pPr>
        <w:jc w:val="center"/>
        <w:rPr>
          <w:noProof/>
        </w:rPr>
      </w:pPr>
    </w:p>
    <w:p w14:paraId="0405E443" w14:textId="77777777" w:rsidR="00482889" w:rsidRPr="006C5D4D" w:rsidRDefault="00482889">
      <w:pPr>
        <w:jc w:val="center"/>
        <w:rPr>
          <w:noProof/>
        </w:rPr>
      </w:pPr>
    </w:p>
    <w:p w14:paraId="7112921D" w14:textId="77777777" w:rsidR="00482889" w:rsidRPr="006C5D4D" w:rsidRDefault="00DE60BA">
      <w:pPr>
        <w:jc w:val="center"/>
        <w:rPr>
          <w:noProof/>
        </w:rPr>
      </w:pPr>
      <w:r w:rsidRPr="006C5D4D">
        <w:rPr>
          <w:b/>
          <w:noProof/>
          <w:sz w:val="28"/>
          <w:szCs w:val="28"/>
        </w:rPr>
        <w:t>Cán bộ hướng dẫn:</w:t>
      </w:r>
      <w:r w:rsidRPr="006C5D4D">
        <w:rPr>
          <w:noProof/>
        </w:rPr>
        <w:t xml:space="preserve"> </w:t>
      </w:r>
      <w:r w:rsidRPr="006C5D4D">
        <w:rPr>
          <w:b/>
          <w:noProof/>
          <w:sz w:val="28"/>
          <w:szCs w:val="28"/>
        </w:rPr>
        <w:t>TS Dương Lê Minh</w:t>
      </w:r>
    </w:p>
    <w:p w14:paraId="707C5014" w14:textId="77777777" w:rsidR="00482889" w:rsidRPr="006C5D4D" w:rsidRDefault="00482889">
      <w:pPr>
        <w:jc w:val="center"/>
        <w:rPr>
          <w:noProof/>
        </w:rPr>
      </w:pPr>
    </w:p>
    <w:p w14:paraId="6C18FEAE" w14:textId="77777777" w:rsidR="00482889" w:rsidRPr="006C5D4D" w:rsidRDefault="00482889">
      <w:pPr>
        <w:jc w:val="center"/>
        <w:rPr>
          <w:noProof/>
        </w:rPr>
      </w:pPr>
    </w:p>
    <w:p w14:paraId="15EF5D50" w14:textId="77777777" w:rsidR="00482889" w:rsidRPr="006C5D4D" w:rsidRDefault="00482889">
      <w:pPr>
        <w:jc w:val="center"/>
        <w:rPr>
          <w:noProof/>
        </w:rPr>
      </w:pPr>
    </w:p>
    <w:p w14:paraId="1ADB8288" w14:textId="77777777" w:rsidR="00482889" w:rsidRPr="006C5D4D" w:rsidRDefault="00482889">
      <w:pPr>
        <w:jc w:val="center"/>
        <w:rPr>
          <w:noProof/>
        </w:rPr>
      </w:pPr>
    </w:p>
    <w:p w14:paraId="722B6548" w14:textId="77777777" w:rsidR="00482889" w:rsidRPr="006C5D4D" w:rsidRDefault="00482889">
      <w:pPr>
        <w:jc w:val="center"/>
        <w:rPr>
          <w:noProof/>
        </w:rPr>
      </w:pPr>
    </w:p>
    <w:p w14:paraId="05D97F1C" w14:textId="77777777" w:rsidR="00482889" w:rsidRPr="006C5D4D" w:rsidRDefault="00482889">
      <w:pPr>
        <w:jc w:val="center"/>
        <w:rPr>
          <w:noProof/>
        </w:rPr>
      </w:pPr>
    </w:p>
    <w:p w14:paraId="03EE03B5" w14:textId="77777777" w:rsidR="00482889" w:rsidRPr="006C5D4D" w:rsidRDefault="00DE60BA">
      <w:pPr>
        <w:jc w:val="center"/>
        <w:rPr>
          <w:b/>
          <w:noProof/>
          <w:sz w:val="28"/>
          <w:szCs w:val="28"/>
        </w:rPr>
        <w:sectPr w:rsidR="00482889" w:rsidRPr="006C5D4D">
          <w:footerReference w:type="default" r:id="rId8"/>
          <w:pgSz w:w="12240" w:h="15840"/>
          <w:pgMar w:top="1411" w:right="1138" w:bottom="1699" w:left="1699" w:header="720" w:footer="720" w:gutter="0"/>
          <w:pgNumType w:start="1"/>
          <w:cols w:space="720"/>
        </w:sectPr>
      </w:pPr>
      <w:r w:rsidRPr="006C5D4D">
        <w:rPr>
          <w:b/>
          <w:noProof/>
          <w:sz w:val="28"/>
          <w:szCs w:val="28"/>
        </w:rPr>
        <w:t>HÀ NỘI - 2021</w:t>
      </w:r>
    </w:p>
    <w:p w14:paraId="5D10E283" w14:textId="77777777" w:rsidR="00482889" w:rsidRPr="006C5D4D" w:rsidRDefault="00482889">
      <w:pPr>
        <w:rPr>
          <w:noProof/>
        </w:rPr>
      </w:pPr>
    </w:p>
    <w:p w14:paraId="6BCE986C" w14:textId="77777777" w:rsidR="00482889" w:rsidRPr="006C5D4D" w:rsidRDefault="00482889">
      <w:pPr>
        <w:jc w:val="center"/>
        <w:rPr>
          <w:noProof/>
        </w:rPr>
      </w:pPr>
    </w:p>
    <w:p w14:paraId="6FBA6975" w14:textId="77777777" w:rsidR="00482889" w:rsidRPr="006C5D4D" w:rsidRDefault="00DE60BA">
      <w:pPr>
        <w:pStyle w:val="Heading1"/>
        <w:jc w:val="center"/>
        <w:rPr>
          <w:noProof/>
          <w:sz w:val="26"/>
          <w:szCs w:val="26"/>
        </w:rPr>
      </w:pPr>
      <w:bookmarkStart w:id="1" w:name="_30j0zll" w:colFirst="0" w:colLast="0"/>
      <w:bookmarkEnd w:id="1"/>
      <w:r w:rsidRPr="006C5D4D">
        <w:rPr>
          <w:noProof/>
          <w:sz w:val="26"/>
          <w:szCs w:val="26"/>
        </w:rPr>
        <w:t>LỜI CẢM ƠN</w:t>
      </w:r>
    </w:p>
    <w:p w14:paraId="5D6CA204" w14:textId="77777777" w:rsidR="00482889" w:rsidRPr="006C5D4D" w:rsidRDefault="00DE60BA">
      <w:pPr>
        <w:spacing w:before="120" w:after="120" w:line="312" w:lineRule="auto"/>
        <w:ind w:firstLine="562"/>
        <w:jc w:val="both"/>
        <w:rPr>
          <w:noProof/>
          <w:sz w:val="26"/>
          <w:szCs w:val="26"/>
        </w:rPr>
      </w:pPr>
      <w:r w:rsidRPr="006C5D4D">
        <w:rPr>
          <w:noProof/>
          <w:sz w:val="26"/>
          <w:szCs w:val="26"/>
        </w:rPr>
        <w:t>Lời đầu tiên, tôi xin gửi lời cảm ơn chân thành đến thầy giáo TS Dương Lê Minh là người đã chỉ bảo và giúp đỡ tôi tận tình trong quá trình định hướng nghiên cứu, chọn đề tài và quá trình thực hiện khóa luận này. Tôi xin gửi lời cảm ơn tới các thầy cô Trườn</w:t>
      </w:r>
      <w:r w:rsidRPr="006C5D4D">
        <w:rPr>
          <w:noProof/>
          <w:sz w:val="26"/>
          <w:szCs w:val="26"/>
        </w:rPr>
        <w:t>g Đại học Công Nghệ - Đại học Quốc Gia Hà Nội – những người đã dạy bảo và truyền đạt cho tôi rất nhiều kiến thức, giúp tôi có một nền tảng vững chắc sau 4 năm học tập tại Đại học Công Nghệ. Đồng thời, tôi xin cảm ơn công ty Teneocto, là bên khách hàng trực</w:t>
      </w:r>
      <w:r w:rsidRPr="006C5D4D">
        <w:rPr>
          <w:noProof/>
          <w:sz w:val="26"/>
          <w:szCs w:val="26"/>
        </w:rPr>
        <w:t xml:space="preserve"> tiếp đưa tới các yêu cầu. Trong quá trình làm việc, bên phía công ty Teneocto đã có các trao đổi, góp ý cũng như chỉnh sửa những điều tôi còn hiểu chưa đúng, giúp tôi hoàn thiện các chức năng của hệ thống và cho tôi những trải nghiệm quý báu trong quá trì</w:t>
      </w:r>
      <w:r w:rsidRPr="006C5D4D">
        <w:rPr>
          <w:noProof/>
          <w:sz w:val="26"/>
          <w:szCs w:val="26"/>
        </w:rPr>
        <w:t>nh làm việc với khách hàng</w:t>
      </w:r>
    </w:p>
    <w:p w14:paraId="2B905EAD" w14:textId="77777777" w:rsidR="00482889" w:rsidRPr="006C5D4D" w:rsidRDefault="00DE60BA">
      <w:pPr>
        <w:spacing w:before="120" w:after="120" w:line="312" w:lineRule="auto"/>
        <w:ind w:firstLine="562"/>
        <w:jc w:val="both"/>
        <w:rPr>
          <w:noProof/>
          <w:sz w:val="26"/>
          <w:szCs w:val="26"/>
        </w:rPr>
      </w:pPr>
      <w:r w:rsidRPr="006C5D4D">
        <w:rPr>
          <w:noProof/>
          <w:sz w:val="26"/>
          <w:szCs w:val="26"/>
        </w:rPr>
        <w:t>Tôi cũng xin gửi lời cảm ơn tới các anh chị và bạn bè cùng học tập và nghiên cứu tại trường Đại học Công Nghệ đã hỗ trợ tôi rất nhiều trong quá trình học tập cũng như thực hiện khóa luận tốt nghiệp này.</w:t>
      </w:r>
    </w:p>
    <w:p w14:paraId="5C8CE9EA" w14:textId="77777777" w:rsidR="00482889" w:rsidRPr="006C5D4D" w:rsidRDefault="00DE60BA">
      <w:pPr>
        <w:spacing w:before="120" w:after="120" w:line="312" w:lineRule="auto"/>
        <w:ind w:firstLine="562"/>
        <w:jc w:val="both"/>
        <w:rPr>
          <w:noProof/>
          <w:sz w:val="26"/>
          <w:szCs w:val="26"/>
        </w:rPr>
      </w:pPr>
      <w:r w:rsidRPr="006C5D4D">
        <w:rPr>
          <w:noProof/>
          <w:sz w:val="26"/>
          <w:szCs w:val="26"/>
        </w:rPr>
        <w:t>Tôi xin chân thành cảm ơn!</w:t>
      </w:r>
    </w:p>
    <w:p w14:paraId="24F69265" w14:textId="77777777" w:rsidR="00482889" w:rsidRPr="006C5D4D" w:rsidRDefault="00482889">
      <w:pPr>
        <w:ind w:firstLine="720"/>
        <w:rPr>
          <w:noProof/>
          <w:sz w:val="26"/>
          <w:szCs w:val="26"/>
        </w:rPr>
      </w:pPr>
    </w:p>
    <w:p w14:paraId="225B051C" w14:textId="77777777" w:rsidR="00482889" w:rsidRPr="006C5D4D" w:rsidRDefault="00482889">
      <w:pPr>
        <w:ind w:left="5040" w:firstLine="720"/>
        <w:rPr>
          <w:b/>
          <w:noProof/>
          <w:sz w:val="26"/>
          <w:szCs w:val="26"/>
        </w:rPr>
      </w:pPr>
    </w:p>
    <w:p w14:paraId="18DFC38A" w14:textId="77777777" w:rsidR="00482889" w:rsidRPr="006C5D4D" w:rsidRDefault="00DE60BA">
      <w:pPr>
        <w:rPr>
          <w:b/>
          <w:noProof/>
          <w:sz w:val="26"/>
          <w:szCs w:val="26"/>
        </w:rPr>
      </w:pPr>
      <w:r w:rsidRPr="006C5D4D">
        <w:rPr>
          <w:noProof/>
        </w:rPr>
        <w:br w:type="page"/>
      </w:r>
    </w:p>
    <w:p w14:paraId="5B5D39BB" w14:textId="77777777" w:rsidR="00482889" w:rsidRPr="006C5D4D" w:rsidRDefault="00482889">
      <w:pPr>
        <w:keepNext/>
        <w:keepLines/>
        <w:pBdr>
          <w:top w:val="nil"/>
          <w:left w:val="nil"/>
          <w:bottom w:val="nil"/>
          <w:right w:val="nil"/>
          <w:between w:val="nil"/>
        </w:pBdr>
        <w:spacing w:before="240" w:after="0"/>
        <w:rPr>
          <w:rFonts w:ascii="Calibri" w:eastAsia="Calibri" w:hAnsi="Calibri" w:cs="Calibri"/>
          <w:noProof/>
          <w:color w:val="2E75B5"/>
          <w:sz w:val="32"/>
          <w:szCs w:val="32"/>
        </w:rPr>
      </w:pPr>
    </w:p>
    <w:p w14:paraId="227CA868" w14:textId="77777777" w:rsidR="00482889" w:rsidRPr="006C5D4D" w:rsidRDefault="00DE60BA">
      <w:pPr>
        <w:pStyle w:val="Heading1"/>
        <w:jc w:val="center"/>
        <w:rPr>
          <w:noProof/>
          <w:sz w:val="26"/>
          <w:szCs w:val="26"/>
        </w:rPr>
      </w:pPr>
      <w:bookmarkStart w:id="2" w:name="_1fob9te" w:colFirst="0" w:colLast="0"/>
      <w:bookmarkEnd w:id="2"/>
      <w:r w:rsidRPr="006C5D4D">
        <w:rPr>
          <w:noProof/>
          <w:sz w:val="26"/>
          <w:szCs w:val="26"/>
        </w:rPr>
        <w:t>LỜI CAM ĐOAN</w:t>
      </w:r>
    </w:p>
    <w:p w14:paraId="23555FB8" w14:textId="77777777" w:rsidR="00482889" w:rsidRPr="006C5D4D" w:rsidRDefault="00DE60BA">
      <w:pPr>
        <w:spacing w:before="120" w:after="120" w:line="312" w:lineRule="auto"/>
        <w:ind w:firstLine="567"/>
        <w:jc w:val="both"/>
        <w:rPr>
          <w:noProof/>
          <w:sz w:val="26"/>
          <w:szCs w:val="26"/>
        </w:rPr>
      </w:pPr>
      <w:r w:rsidRPr="006C5D4D">
        <w:rPr>
          <w:noProof/>
          <w:sz w:val="26"/>
          <w:szCs w:val="26"/>
        </w:rPr>
        <w:t>Tôi xin cam đoan toàn bộ khóa luận “Phát triển công nghệ hỗ trợ quản lý dự án và công việc nội bộ” bao gồm nội dung và ứng dụng thực tiễn là hoàn toàn được xây dựng, thực hiện một cách trung thực, chưa từng xuất hiện trên tài liệu nào tương tự. Mọi nguồn t</w:t>
      </w:r>
      <w:r w:rsidRPr="006C5D4D">
        <w:rPr>
          <w:noProof/>
          <w:sz w:val="26"/>
          <w:szCs w:val="26"/>
        </w:rPr>
        <w:t>ham khảo đều được trích dẫn rõ ràng và hợp pháp.</w:t>
      </w:r>
    </w:p>
    <w:p w14:paraId="1D45E9B1" w14:textId="77777777" w:rsidR="00482889" w:rsidRPr="006C5D4D" w:rsidRDefault="00DE60BA">
      <w:pPr>
        <w:spacing w:before="120" w:after="120" w:line="312" w:lineRule="auto"/>
        <w:ind w:firstLine="567"/>
        <w:jc w:val="both"/>
        <w:rPr>
          <w:noProof/>
          <w:sz w:val="26"/>
          <w:szCs w:val="26"/>
        </w:rPr>
      </w:pPr>
      <w:r w:rsidRPr="006C5D4D">
        <w:rPr>
          <w:noProof/>
          <w:sz w:val="26"/>
          <w:szCs w:val="26"/>
        </w:rPr>
        <w:t>Tôi xin chịu hoàn toàn trách nghiệm cho lời cam đoan của mình.</w:t>
      </w:r>
    </w:p>
    <w:tbl>
      <w:tblPr>
        <w:tblStyle w:val="a"/>
        <w:tblW w:w="9350" w:type="dxa"/>
        <w:tblBorders>
          <w:top w:val="nil"/>
          <w:left w:val="nil"/>
          <w:bottom w:val="nil"/>
          <w:right w:val="nil"/>
          <w:insideH w:val="nil"/>
          <w:insideV w:val="nil"/>
        </w:tblBorders>
        <w:tblLayout w:type="fixed"/>
        <w:tblLook w:val="0400" w:firstRow="0" w:lastRow="0" w:firstColumn="0" w:lastColumn="0" w:noHBand="0" w:noVBand="1"/>
      </w:tblPr>
      <w:tblGrid>
        <w:gridCol w:w="4675"/>
        <w:gridCol w:w="4675"/>
      </w:tblGrid>
      <w:tr w:rsidR="00482889" w:rsidRPr="006C5D4D" w14:paraId="411159A8" w14:textId="77777777">
        <w:tc>
          <w:tcPr>
            <w:tcW w:w="4675" w:type="dxa"/>
          </w:tcPr>
          <w:p w14:paraId="1E22E898" w14:textId="77777777" w:rsidR="00482889" w:rsidRPr="006C5D4D" w:rsidRDefault="00482889">
            <w:pPr>
              <w:jc w:val="both"/>
              <w:rPr>
                <w:noProof/>
                <w:sz w:val="26"/>
                <w:szCs w:val="26"/>
              </w:rPr>
            </w:pPr>
          </w:p>
        </w:tc>
        <w:tc>
          <w:tcPr>
            <w:tcW w:w="4675" w:type="dxa"/>
          </w:tcPr>
          <w:p w14:paraId="3C41D906" w14:textId="77777777" w:rsidR="00482889" w:rsidRPr="006C5D4D" w:rsidRDefault="00DE60BA">
            <w:pPr>
              <w:jc w:val="center"/>
              <w:rPr>
                <w:noProof/>
                <w:sz w:val="26"/>
                <w:szCs w:val="26"/>
              </w:rPr>
            </w:pPr>
            <w:r w:rsidRPr="006C5D4D">
              <w:rPr>
                <w:noProof/>
                <w:sz w:val="26"/>
                <w:szCs w:val="26"/>
              </w:rPr>
              <w:t>Hà Nội, ngày …. tháng 05 năm 2021</w:t>
            </w:r>
          </w:p>
          <w:p w14:paraId="452F91CC" w14:textId="77777777" w:rsidR="00482889" w:rsidRPr="006C5D4D" w:rsidRDefault="00482889">
            <w:pPr>
              <w:jc w:val="center"/>
              <w:rPr>
                <w:noProof/>
                <w:sz w:val="26"/>
                <w:szCs w:val="26"/>
              </w:rPr>
            </w:pPr>
          </w:p>
          <w:p w14:paraId="4CF9180C" w14:textId="77777777" w:rsidR="00482889" w:rsidRPr="006C5D4D" w:rsidRDefault="00DE60BA">
            <w:pPr>
              <w:jc w:val="center"/>
              <w:rPr>
                <w:noProof/>
                <w:sz w:val="26"/>
                <w:szCs w:val="26"/>
              </w:rPr>
            </w:pPr>
            <w:r w:rsidRPr="006C5D4D">
              <w:rPr>
                <w:noProof/>
                <w:sz w:val="26"/>
                <w:szCs w:val="26"/>
              </w:rPr>
              <w:t>Sinhviên</w:t>
            </w:r>
          </w:p>
          <w:p w14:paraId="0B1C7581" w14:textId="77777777" w:rsidR="00482889" w:rsidRPr="006C5D4D" w:rsidRDefault="00482889">
            <w:pPr>
              <w:rPr>
                <w:noProof/>
                <w:sz w:val="26"/>
                <w:szCs w:val="26"/>
              </w:rPr>
            </w:pPr>
          </w:p>
          <w:p w14:paraId="5DD493FA" w14:textId="77777777" w:rsidR="00482889" w:rsidRPr="006C5D4D" w:rsidRDefault="00482889">
            <w:pPr>
              <w:jc w:val="center"/>
              <w:rPr>
                <w:noProof/>
                <w:sz w:val="26"/>
                <w:szCs w:val="26"/>
              </w:rPr>
            </w:pPr>
          </w:p>
          <w:p w14:paraId="3F3DCDEA" w14:textId="77777777" w:rsidR="00482889" w:rsidRPr="006C5D4D" w:rsidRDefault="00DE60BA">
            <w:pPr>
              <w:jc w:val="center"/>
              <w:rPr>
                <w:noProof/>
                <w:sz w:val="26"/>
                <w:szCs w:val="26"/>
              </w:rPr>
            </w:pPr>
            <w:r w:rsidRPr="006C5D4D">
              <w:rPr>
                <w:b/>
                <w:noProof/>
                <w:sz w:val="26"/>
                <w:szCs w:val="26"/>
              </w:rPr>
              <w:t>Vi Thế Anh</w:t>
            </w:r>
          </w:p>
        </w:tc>
      </w:tr>
    </w:tbl>
    <w:p w14:paraId="51A95F17" w14:textId="77777777" w:rsidR="00482889" w:rsidRPr="006C5D4D" w:rsidRDefault="00DE60BA">
      <w:pPr>
        <w:rPr>
          <w:b/>
          <w:noProof/>
          <w:sz w:val="26"/>
          <w:szCs w:val="26"/>
        </w:rPr>
      </w:pPr>
      <w:r w:rsidRPr="006C5D4D">
        <w:rPr>
          <w:b/>
          <w:noProof/>
        </w:rPr>
        <w:tab/>
      </w:r>
    </w:p>
    <w:p w14:paraId="69B1E61F" w14:textId="77777777" w:rsidR="00482889" w:rsidRPr="006C5D4D" w:rsidRDefault="00DE60BA">
      <w:pPr>
        <w:rPr>
          <w:noProof/>
        </w:rPr>
      </w:pPr>
      <w:r w:rsidRPr="006C5D4D">
        <w:rPr>
          <w:noProof/>
        </w:rPr>
        <w:br w:type="page"/>
      </w:r>
    </w:p>
    <w:p w14:paraId="68D61B43" w14:textId="77777777" w:rsidR="00482889" w:rsidRPr="006C5D4D" w:rsidRDefault="00DE60BA">
      <w:pPr>
        <w:pStyle w:val="Heading1"/>
        <w:jc w:val="center"/>
        <w:rPr>
          <w:noProof/>
          <w:sz w:val="26"/>
          <w:szCs w:val="26"/>
        </w:rPr>
      </w:pPr>
      <w:bookmarkStart w:id="3" w:name="_3znysh7" w:colFirst="0" w:colLast="0"/>
      <w:bookmarkEnd w:id="3"/>
      <w:r w:rsidRPr="006C5D4D">
        <w:rPr>
          <w:noProof/>
          <w:sz w:val="26"/>
          <w:szCs w:val="26"/>
        </w:rPr>
        <w:lastRenderedPageBreak/>
        <w:t>TÓM TẮT</w:t>
      </w:r>
    </w:p>
    <w:p w14:paraId="78E0B7AC" w14:textId="77777777" w:rsidR="00482889" w:rsidRPr="006C5D4D" w:rsidRDefault="00DE60BA">
      <w:pPr>
        <w:spacing w:before="120" w:after="120" w:line="312" w:lineRule="auto"/>
        <w:ind w:firstLine="567"/>
        <w:jc w:val="both"/>
        <w:rPr>
          <w:noProof/>
          <w:sz w:val="26"/>
          <w:szCs w:val="26"/>
        </w:rPr>
      </w:pPr>
      <w:r w:rsidRPr="006C5D4D">
        <w:rPr>
          <w:noProof/>
          <w:sz w:val="26"/>
          <w:szCs w:val="26"/>
        </w:rPr>
        <w:tab/>
      </w:r>
      <w:r w:rsidRPr="006C5D4D">
        <w:rPr>
          <w:noProof/>
          <w:sz w:val="26"/>
          <w:szCs w:val="26"/>
        </w:rPr>
        <w:t>Trong những năm trở lại đây, nhu cầu về quản lý khối lượng công việc của các cá nhân và tổ chức ngày càng lớn. Xu hướng sử dụng các phần mềm trực tuyến để quản lý công việc nhằm tiết kiệm thời gian mang lại hiệu quả cao đang ngày càng được chú trọng. Nắm b</w:t>
      </w:r>
      <w:r w:rsidRPr="006C5D4D">
        <w:rPr>
          <w:noProof/>
          <w:sz w:val="26"/>
          <w:szCs w:val="26"/>
        </w:rPr>
        <w:t>ắt được nhu cầu đó, đã có nhiều trang web ra đời như: Trello, Jira, Backlog,.. đem lại lợi thế về tốc độ, năng xuất vượt trội cho các doanh nghiệp, và là trợ thủ đắc lực cho các nhà quản lý hiện đại. Nhưng để các doanh nghiệp lựa chọn được một giải pháp hữ</w:t>
      </w:r>
      <w:r w:rsidRPr="006C5D4D">
        <w:rPr>
          <w:noProof/>
          <w:sz w:val="26"/>
          <w:szCs w:val="26"/>
        </w:rPr>
        <w:t xml:space="preserve">u ích phù hợp thì còn phải cân nhắc nhiều yếu tố. Các doanh nghiệp sẽ rất vất vả khi phải quản lý dữ liệu ngày càng mở rộng được tạo ra từ nhân sự, khách hàng và nhà cung cấp, nhất là với những doanh nghiệp có tốc độ phát triển nhanh. Đối với các cá nhân, </w:t>
      </w:r>
      <w:r w:rsidRPr="006C5D4D">
        <w:rPr>
          <w:noProof/>
          <w:sz w:val="26"/>
          <w:szCs w:val="26"/>
        </w:rPr>
        <w:t>nhiệm vụ chính của họ vẫn là tham gia hoàn thành công việc được giao nên việc dành thời gian quá nhiều tại các công cụ quản lý là không cần thiết. Vậy câu hỏi đặt ra là làm sao để có một hệ thống tích hợp giúp cho doanh nghiệp và cá nhân có một quy trình l</w:t>
      </w:r>
      <w:r w:rsidRPr="006C5D4D">
        <w:rPr>
          <w:noProof/>
          <w:sz w:val="26"/>
          <w:szCs w:val="26"/>
        </w:rPr>
        <w:t>iền mạch từ đó giảm thiểu thời gian và đem lại hiệu quả cao. Nắm bắt được những vấn đề này, khoá luận của tôi hướng đến việc tích hợp các hệ thống quản lý công việc và dự án lại với nhau đem lại hiệu quả cao, đồng thời giảm sự gián đoạn gây ra bởi việc quả</w:t>
      </w:r>
      <w:r w:rsidRPr="006C5D4D">
        <w:rPr>
          <w:noProof/>
          <w:sz w:val="26"/>
          <w:szCs w:val="26"/>
        </w:rPr>
        <w:t>n lý dữ liệu ở các nơi khác nhau. Hệ thống được xây dựng và phát triển trên các nền tảng hỗ trợ phát triển websites phổ biến bậc nhất hiện nay đó là React và NodeJS đảm bảo tính dễ tiếp cận và mở rộng đối với đội ngũ phát triển. Nội dung của khóa luận sẽ t</w:t>
      </w:r>
      <w:r w:rsidRPr="006C5D4D">
        <w:rPr>
          <w:noProof/>
          <w:sz w:val="26"/>
          <w:szCs w:val="26"/>
        </w:rPr>
        <w:t>ập trung trình bày về cách xây dựng từng hệ thống, những công nghệ sử dụng cũng như những vấn đề liên quan tới việc xây dựng và phát triển hệ thống.</w:t>
      </w:r>
    </w:p>
    <w:p w14:paraId="5FF3359F" w14:textId="77777777" w:rsidR="00482889" w:rsidRPr="006C5D4D" w:rsidRDefault="00DE60BA">
      <w:pPr>
        <w:rPr>
          <w:i/>
          <w:noProof/>
          <w:sz w:val="26"/>
          <w:szCs w:val="26"/>
        </w:rPr>
      </w:pPr>
      <w:r w:rsidRPr="006C5D4D">
        <w:rPr>
          <w:b/>
          <w:i/>
          <w:noProof/>
          <w:sz w:val="26"/>
          <w:szCs w:val="26"/>
        </w:rPr>
        <w:t xml:space="preserve">Từ khóa: </w:t>
      </w:r>
      <w:r w:rsidRPr="006C5D4D">
        <w:rPr>
          <w:i/>
          <w:noProof/>
          <w:sz w:val="26"/>
          <w:szCs w:val="26"/>
        </w:rPr>
        <w:t>React, NodeJS, quản lý công việc, quản lý dự án.</w:t>
      </w:r>
    </w:p>
    <w:p w14:paraId="105D0395" w14:textId="77777777" w:rsidR="00482889" w:rsidRPr="006C5D4D" w:rsidRDefault="00482889">
      <w:pPr>
        <w:rPr>
          <w:noProof/>
          <w:sz w:val="26"/>
          <w:szCs w:val="26"/>
        </w:rPr>
      </w:pPr>
    </w:p>
    <w:p w14:paraId="5B5F3768" w14:textId="77777777" w:rsidR="00482889" w:rsidRPr="006C5D4D" w:rsidRDefault="00482889">
      <w:pPr>
        <w:rPr>
          <w:noProof/>
          <w:sz w:val="26"/>
          <w:szCs w:val="26"/>
        </w:rPr>
        <w:sectPr w:rsidR="00482889" w:rsidRPr="006C5D4D">
          <w:headerReference w:type="default" r:id="rId9"/>
          <w:footerReference w:type="default" r:id="rId10"/>
          <w:pgSz w:w="12240" w:h="15840"/>
          <w:pgMar w:top="1440" w:right="1440" w:bottom="1440" w:left="1440" w:header="720" w:footer="720" w:gutter="0"/>
          <w:pgNumType w:start="1"/>
          <w:cols w:space="720"/>
        </w:sectPr>
      </w:pPr>
    </w:p>
    <w:p w14:paraId="6EDD672C" w14:textId="77777777" w:rsidR="00482889" w:rsidRPr="006C5D4D" w:rsidRDefault="00DE60BA">
      <w:pPr>
        <w:widowControl w:val="0"/>
        <w:pBdr>
          <w:top w:val="nil"/>
          <w:left w:val="nil"/>
          <w:bottom w:val="nil"/>
          <w:right w:val="nil"/>
          <w:between w:val="nil"/>
        </w:pBdr>
        <w:spacing w:after="0" w:line="276" w:lineRule="auto"/>
        <w:rPr>
          <w:noProof/>
          <w:color w:val="000000"/>
          <w:sz w:val="32"/>
          <w:szCs w:val="32"/>
        </w:rPr>
      </w:pPr>
      <w:r w:rsidRPr="006C5D4D">
        <w:rPr>
          <w:noProof/>
          <w:color w:val="000000"/>
          <w:sz w:val="32"/>
          <w:szCs w:val="32"/>
        </w:rPr>
        <w:lastRenderedPageBreak/>
        <w:t>MỤC LỤC</w:t>
      </w:r>
    </w:p>
    <w:bookmarkStart w:id="4" w:name="_2et92p0" w:colFirst="0" w:colLast="0" w:displacedByCustomXml="next"/>
    <w:bookmarkEnd w:id="4" w:displacedByCustomXml="next"/>
    <w:sdt>
      <w:sdtPr>
        <w:rPr>
          <w:noProof/>
        </w:rPr>
        <w:id w:val="-790662462"/>
        <w:docPartObj>
          <w:docPartGallery w:val="Table of Contents"/>
          <w:docPartUnique/>
        </w:docPartObj>
      </w:sdtPr>
      <w:sdtEndPr/>
      <w:sdtContent>
        <w:p w14:paraId="3ECBED62" w14:textId="77777777" w:rsidR="00482889" w:rsidRPr="006C5D4D" w:rsidRDefault="00DE60BA">
          <w:pPr>
            <w:keepNext/>
            <w:keepLines/>
            <w:pBdr>
              <w:top w:val="nil"/>
              <w:left w:val="nil"/>
              <w:bottom w:val="nil"/>
              <w:right w:val="nil"/>
              <w:between w:val="nil"/>
            </w:pBdr>
            <w:spacing w:before="240" w:after="0"/>
            <w:jc w:val="center"/>
            <w:rPr>
              <w:noProof/>
              <w:color w:val="000000"/>
              <w:sz w:val="32"/>
              <w:szCs w:val="32"/>
            </w:rPr>
          </w:pPr>
          <w:r w:rsidRPr="006C5D4D">
            <w:rPr>
              <w:noProof/>
            </w:rPr>
            <w:fldChar w:fldCharType="begin"/>
          </w:r>
          <w:r w:rsidRPr="006C5D4D">
            <w:rPr>
              <w:noProof/>
            </w:rPr>
            <w:instrText xml:space="preserve"> TOC \h \u \z </w:instrText>
          </w:r>
          <w:r w:rsidRPr="006C5D4D">
            <w:rPr>
              <w:noProof/>
            </w:rPr>
            <w:fldChar w:fldCharType="separate"/>
          </w:r>
        </w:p>
        <w:p w14:paraId="305E9FBF" w14:textId="77777777" w:rsidR="00482889" w:rsidRPr="006C5D4D" w:rsidRDefault="00DE60BA">
          <w:pPr>
            <w:pBdr>
              <w:top w:val="nil"/>
              <w:left w:val="nil"/>
              <w:bottom w:val="nil"/>
              <w:right w:val="nil"/>
              <w:between w:val="nil"/>
            </w:pBdr>
            <w:tabs>
              <w:tab w:val="right" w:pos="9350"/>
            </w:tabs>
            <w:spacing w:after="100"/>
            <w:rPr>
              <w:rFonts w:ascii="Cambria" w:eastAsia="Cambria" w:hAnsi="Cambria" w:cs="Cambria"/>
              <w:noProof/>
              <w:color w:val="000000"/>
              <w:sz w:val="22"/>
              <w:szCs w:val="22"/>
            </w:rPr>
          </w:pPr>
          <w:hyperlink w:anchor="_30j0zll">
            <w:r w:rsidRPr="006C5D4D">
              <w:rPr>
                <w:noProof/>
                <w:color w:val="000000"/>
              </w:rPr>
              <w:t>LỜI CẢM ƠN</w:t>
            </w:r>
            <w:r w:rsidRPr="006C5D4D">
              <w:rPr>
                <w:noProof/>
                <w:color w:val="000000"/>
              </w:rPr>
              <w:tab/>
              <w:t>i</w:t>
            </w:r>
          </w:hyperlink>
        </w:p>
        <w:p w14:paraId="39231F61" w14:textId="77777777" w:rsidR="00482889" w:rsidRPr="006C5D4D" w:rsidRDefault="00DE60BA">
          <w:pPr>
            <w:pBdr>
              <w:top w:val="nil"/>
              <w:left w:val="nil"/>
              <w:bottom w:val="nil"/>
              <w:right w:val="nil"/>
              <w:between w:val="nil"/>
            </w:pBdr>
            <w:tabs>
              <w:tab w:val="right" w:pos="9350"/>
            </w:tabs>
            <w:spacing w:after="100"/>
            <w:rPr>
              <w:rFonts w:ascii="Cambria" w:eastAsia="Cambria" w:hAnsi="Cambria" w:cs="Cambria"/>
              <w:noProof/>
              <w:color w:val="000000"/>
              <w:sz w:val="22"/>
              <w:szCs w:val="22"/>
            </w:rPr>
          </w:pPr>
          <w:hyperlink w:anchor="_1fob9te">
            <w:r w:rsidRPr="006C5D4D">
              <w:rPr>
                <w:noProof/>
                <w:color w:val="000000"/>
              </w:rPr>
              <w:t>LỜI CAM ĐOAN</w:t>
            </w:r>
            <w:r w:rsidRPr="006C5D4D">
              <w:rPr>
                <w:noProof/>
                <w:color w:val="000000"/>
              </w:rPr>
              <w:tab/>
              <w:t>ii</w:t>
            </w:r>
          </w:hyperlink>
        </w:p>
        <w:p w14:paraId="1377A089" w14:textId="77777777" w:rsidR="00482889" w:rsidRPr="006C5D4D" w:rsidRDefault="00DE60BA">
          <w:pPr>
            <w:pBdr>
              <w:top w:val="nil"/>
              <w:left w:val="nil"/>
              <w:bottom w:val="nil"/>
              <w:right w:val="nil"/>
              <w:between w:val="nil"/>
            </w:pBdr>
            <w:tabs>
              <w:tab w:val="right" w:pos="9350"/>
            </w:tabs>
            <w:spacing w:after="100"/>
            <w:rPr>
              <w:rFonts w:ascii="Cambria" w:eastAsia="Cambria" w:hAnsi="Cambria" w:cs="Cambria"/>
              <w:noProof/>
              <w:color w:val="000000"/>
              <w:sz w:val="22"/>
              <w:szCs w:val="22"/>
            </w:rPr>
          </w:pPr>
          <w:hyperlink w:anchor="_3znysh7">
            <w:r w:rsidRPr="006C5D4D">
              <w:rPr>
                <w:noProof/>
                <w:color w:val="000000"/>
              </w:rPr>
              <w:t>TÓM TẮT</w:t>
            </w:r>
            <w:r w:rsidRPr="006C5D4D">
              <w:rPr>
                <w:noProof/>
                <w:color w:val="000000"/>
              </w:rPr>
              <w:tab/>
              <w:t>iii</w:t>
            </w:r>
          </w:hyperlink>
        </w:p>
        <w:p w14:paraId="6F566881" w14:textId="77777777" w:rsidR="00482889" w:rsidRPr="006C5D4D" w:rsidRDefault="00DE60BA">
          <w:pPr>
            <w:pBdr>
              <w:top w:val="nil"/>
              <w:left w:val="nil"/>
              <w:bottom w:val="nil"/>
              <w:right w:val="nil"/>
              <w:between w:val="nil"/>
            </w:pBdr>
            <w:tabs>
              <w:tab w:val="right" w:pos="9350"/>
            </w:tabs>
            <w:spacing w:after="100"/>
            <w:rPr>
              <w:rFonts w:ascii="Cambria" w:eastAsia="Cambria" w:hAnsi="Cambria" w:cs="Cambria"/>
              <w:noProof/>
              <w:color w:val="000000"/>
              <w:sz w:val="22"/>
              <w:szCs w:val="22"/>
            </w:rPr>
          </w:pPr>
          <w:hyperlink w:anchor="_2et92p0">
            <w:r w:rsidRPr="006C5D4D">
              <w:rPr>
                <w:noProof/>
                <w:color w:val="000000"/>
              </w:rPr>
              <w:t>MỤC LỤC</w:t>
            </w:r>
            <w:r w:rsidRPr="006C5D4D">
              <w:rPr>
                <w:noProof/>
                <w:color w:val="000000"/>
              </w:rPr>
              <w:tab/>
              <w:t>1</w:t>
            </w:r>
          </w:hyperlink>
        </w:p>
        <w:p w14:paraId="60F41AAB" w14:textId="77777777" w:rsidR="00482889" w:rsidRPr="006C5D4D" w:rsidRDefault="00DE60BA">
          <w:pPr>
            <w:pBdr>
              <w:top w:val="nil"/>
              <w:left w:val="nil"/>
              <w:bottom w:val="nil"/>
              <w:right w:val="nil"/>
              <w:between w:val="nil"/>
            </w:pBdr>
            <w:tabs>
              <w:tab w:val="left" w:pos="1320"/>
              <w:tab w:val="right" w:pos="9350"/>
            </w:tabs>
            <w:spacing w:after="100"/>
            <w:rPr>
              <w:rFonts w:ascii="Cambria" w:eastAsia="Cambria" w:hAnsi="Cambria" w:cs="Cambria"/>
              <w:noProof/>
              <w:color w:val="000000"/>
              <w:sz w:val="22"/>
              <w:szCs w:val="22"/>
            </w:rPr>
          </w:pPr>
          <w:hyperlink w:anchor="_3dy6vkm">
            <w:r w:rsidRPr="006C5D4D">
              <w:rPr>
                <w:noProof/>
                <w:color w:val="000000"/>
              </w:rPr>
              <w:t>Chương 1.</w:t>
            </w:r>
          </w:hyperlink>
          <w:hyperlink w:anchor="_3dy6vkm">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_3dy6vkm \h </w:instrText>
          </w:r>
          <w:r w:rsidRPr="006C5D4D">
            <w:rPr>
              <w:noProof/>
            </w:rPr>
          </w:r>
          <w:r w:rsidRPr="006C5D4D">
            <w:rPr>
              <w:noProof/>
            </w:rPr>
            <w:fldChar w:fldCharType="separate"/>
          </w:r>
          <w:r w:rsidRPr="006C5D4D">
            <w:rPr>
              <w:noProof/>
              <w:color w:val="000000"/>
            </w:rPr>
            <w:t>GIỚI THIỆU</w:t>
          </w:r>
          <w:r w:rsidRPr="006C5D4D">
            <w:rPr>
              <w:noProof/>
              <w:color w:val="000000"/>
            </w:rPr>
            <w:tab/>
            <w:t>6</w:t>
          </w:r>
          <w:r w:rsidRPr="006C5D4D">
            <w:rPr>
              <w:noProof/>
            </w:rPr>
            <w:fldChar w:fldCharType="end"/>
          </w:r>
        </w:p>
        <w:p w14:paraId="0FAFEB10" w14:textId="77777777" w:rsidR="00482889" w:rsidRPr="006C5D4D" w:rsidRDefault="00DE60BA">
          <w:pPr>
            <w:pBdr>
              <w:top w:val="nil"/>
              <w:left w:val="nil"/>
              <w:bottom w:val="nil"/>
              <w:right w:val="nil"/>
              <w:between w:val="nil"/>
            </w:pBdr>
            <w:tabs>
              <w:tab w:val="left" w:pos="660"/>
              <w:tab w:val="right" w:pos="9350"/>
            </w:tabs>
            <w:spacing w:after="100"/>
            <w:ind w:left="240"/>
            <w:rPr>
              <w:rFonts w:ascii="Cambria" w:eastAsia="Cambria" w:hAnsi="Cambria" w:cs="Cambria"/>
              <w:noProof/>
              <w:color w:val="000000"/>
              <w:sz w:val="22"/>
              <w:szCs w:val="22"/>
            </w:rPr>
          </w:pPr>
          <w:hyperlink w:anchor="_1t3h5sf">
            <w:r w:rsidRPr="006C5D4D">
              <w:rPr>
                <w:noProof/>
                <w:color w:val="000000"/>
              </w:rPr>
              <w:t>1.</w:t>
            </w:r>
          </w:hyperlink>
          <w:hyperlink w:anchor="_1t3h5sf">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_1t3h5sf \h </w:instrText>
          </w:r>
          <w:r w:rsidRPr="006C5D4D">
            <w:rPr>
              <w:noProof/>
            </w:rPr>
          </w:r>
          <w:r w:rsidRPr="006C5D4D">
            <w:rPr>
              <w:noProof/>
            </w:rPr>
            <w:fldChar w:fldCharType="separate"/>
          </w:r>
          <w:r w:rsidRPr="006C5D4D">
            <w:rPr>
              <w:noProof/>
              <w:color w:val="000000"/>
            </w:rPr>
            <w:t>Đặt vấn đề</w:t>
          </w:r>
          <w:r w:rsidRPr="006C5D4D">
            <w:rPr>
              <w:noProof/>
              <w:color w:val="000000"/>
            </w:rPr>
            <w:tab/>
            <w:t>6</w:t>
          </w:r>
          <w:r w:rsidRPr="006C5D4D">
            <w:rPr>
              <w:noProof/>
            </w:rPr>
            <w:fldChar w:fldCharType="end"/>
          </w:r>
        </w:p>
        <w:p w14:paraId="6AD98F97" w14:textId="77777777" w:rsidR="00482889" w:rsidRPr="006C5D4D" w:rsidRDefault="00DE60BA">
          <w:pPr>
            <w:pBdr>
              <w:top w:val="nil"/>
              <w:left w:val="nil"/>
              <w:bottom w:val="nil"/>
              <w:right w:val="nil"/>
              <w:between w:val="nil"/>
            </w:pBdr>
            <w:tabs>
              <w:tab w:val="left" w:pos="660"/>
              <w:tab w:val="right" w:pos="9350"/>
            </w:tabs>
            <w:spacing w:after="100"/>
            <w:ind w:left="240"/>
            <w:rPr>
              <w:rFonts w:ascii="Cambria" w:eastAsia="Cambria" w:hAnsi="Cambria" w:cs="Cambria"/>
              <w:noProof/>
              <w:color w:val="000000"/>
              <w:sz w:val="22"/>
              <w:szCs w:val="22"/>
            </w:rPr>
          </w:pPr>
          <w:hyperlink w:anchor="_4d34og8">
            <w:r w:rsidRPr="006C5D4D">
              <w:rPr>
                <w:noProof/>
                <w:color w:val="000000"/>
              </w:rPr>
              <w:t>2.</w:t>
            </w:r>
          </w:hyperlink>
          <w:hyperlink w:anchor="_4d34og8">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_4d34og8 \h </w:instrText>
          </w:r>
          <w:r w:rsidRPr="006C5D4D">
            <w:rPr>
              <w:noProof/>
            </w:rPr>
          </w:r>
          <w:r w:rsidRPr="006C5D4D">
            <w:rPr>
              <w:noProof/>
            </w:rPr>
            <w:fldChar w:fldCharType="separate"/>
          </w:r>
          <w:r w:rsidRPr="006C5D4D">
            <w:rPr>
              <w:noProof/>
              <w:color w:val="000000"/>
            </w:rPr>
            <w:t>Mục tiêu của khóa luận</w:t>
          </w:r>
          <w:r w:rsidRPr="006C5D4D">
            <w:rPr>
              <w:noProof/>
              <w:color w:val="000000"/>
            </w:rPr>
            <w:tab/>
            <w:t>7</w:t>
          </w:r>
          <w:r w:rsidRPr="006C5D4D">
            <w:rPr>
              <w:noProof/>
            </w:rPr>
            <w:fldChar w:fldCharType="end"/>
          </w:r>
        </w:p>
        <w:p w14:paraId="37667856" w14:textId="77777777" w:rsidR="00482889" w:rsidRPr="006C5D4D" w:rsidRDefault="00DE60BA">
          <w:pPr>
            <w:pBdr>
              <w:top w:val="nil"/>
              <w:left w:val="nil"/>
              <w:bottom w:val="nil"/>
              <w:right w:val="nil"/>
              <w:between w:val="nil"/>
            </w:pBdr>
            <w:tabs>
              <w:tab w:val="left" w:pos="660"/>
              <w:tab w:val="right" w:pos="9350"/>
            </w:tabs>
            <w:spacing w:after="100"/>
            <w:ind w:left="240"/>
            <w:rPr>
              <w:rFonts w:ascii="Cambria" w:eastAsia="Cambria" w:hAnsi="Cambria" w:cs="Cambria"/>
              <w:noProof/>
              <w:color w:val="000000"/>
              <w:sz w:val="22"/>
              <w:szCs w:val="22"/>
            </w:rPr>
          </w:pPr>
          <w:hyperlink w:anchor="_2s8eyo1">
            <w:r w:rsidRPr="006C5D4D">
              <w:rPr>
                <w:b/>
                <w:noProof/>
                <w:color w:val="000000"/>
              </w:rPr>
              <w:t>3.</w:t>
            </w:r>
          </w:hyperlink>
          <w:hyperlink w:anchor="_2s8eyo1">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_2s8eyo1 \h </w:instrText>
          </w:r>
          <w:r w:rsidRPr="006C5D4D">
            <w:rPr>
              <w:noProof/>
            </w:rPr>
          </w:r>
          <w:r w:rsidRPr="006C5D4D">
            <w:rPr>
              <w:noProof/>
            </w:rPr>
            <w:fldChar w:fldCharType="separate"/>
          </w:r>
          <w:r w:rsidRPr="006C5D4D">
            <w:rPr>
              <w:b/>
              <w:noProof/>
              <w:color w:val="000000"/>
            </w:rPr>
            <w:t>Cấu trúc khóa luận</w:t>
          </w:r>
          <w:r w:rsidRPr="006C5D4D">
            <w:rPr>
              <w:noProof/>
              <w:color w:val="000000"/>
            </w:rPr>
            <w:tab/>
            <w:t>7</w:t>
          </w:r>
          <w:r w:rsidRPr="006C5D4D">
            <w:rPr>
              <w:noProof/>
            </w:rPr>
            <w:fldChar w:fldCharType="end"/>
          </w:r>
        </w:p>
        <w:p w14:paraId="7123450B" w14:textId="77777777" w:rsidR="00482889" w:rsidRPr="006C5D4D" w:rsidRDefault="00DE60BA">
          <w:pPr>
            <w:pBdr>
              <w:top w:val="nil"/>
              <w:left w:val="nil"/>
              <w:bottom w:val="nil"/>
              <w:right w:val="nil"/>
              <w:between w:val="nil"/>
            </w:pBdr>
            <w:tabs>
              <w:tab w:val="left" w:pos="1320"/>
              <w:tab w:val="right" w:pos="9350"/>
            </w:tabs>
            <w:spacing w:after="100"/>
            <w:rPr>
              <w:rFonts w:ascii="Cambria" w:eastAsia="Cambria" w:hAnsi="Cambria" w:cs="Cambria"/>
              <w:noProof/>
              <w:color w:val="000000"/>
              <w:sz w:val="22"/>
              <w:szCs w:val="22"/>
            </w:rPr>
          </w:pPr>
          <w:hyperlink w:anchor="_17dp8vu">
            <w:r w:rsidRPr="006C5D4D">
              <w:rPr>
                <w:noProof/>
                <w:color w:val="000000"/>
              </w:rPr>
              <w:t>Chương 2.</w:t>
            </w:r>
          </w:hyperlink>
          <w:hyperlink w:anchor="_17dp8vu">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_17dp8vu \h </w:instrText>
          </w:r>
          <w:r w:rsidRPr="006C5D4D">
            <w:rPr>
              <w:noProof/>
            </w:rPr>
          </w:r>
          <w:r w:rsidRPr="006C5D4D">
            <w:rPr>
              <w:noProof/>
            </w:rPr>
            <w:fldChar w:fldCharType="separate"/>
          </w:r>
          <w:r w:rsidRPr="006C5D4D">
            <w:rPr>
              <w:noProof/>
              <w:color w:val="000000"/>
            </w:rPr>
            <w:t>CƠ SỞ LÝ THUYẾT</w:t>
          </w:r>
          <w:r w:rsidRPr="006C5D4D">
            <w:rPr>
              <w:noProof/>
              <w:color w:val="000000"/>
            </w:rPr>
            <w:tab/>
            <w:t>9</w:t>
          </w:r>
          <w:r w:rsidRPr="006C5D4D">
            <w:rPr>
              <w:noProof/>
            </w:rPr>
            <w:fldChar w:fldCharType="end"/>
          </w:r>
        </w:p>
        <w:p w14:paraId="711CB3F9" w14:textId="77777777" w:rsidR="00482889" w:rsidRPr="006C5D4D" w:rsidRDefault="00DE60BA">
          <w:pPr>
            <w:pBdr>
              <w:top w:val="nil"/>
              <w:left w:val="nil"/>
              <w:bottom w:val="nil"/>
              <w:right w:val="nil"/>
              <w:between w:val="nil"/>
            </w:pBdr>
            <w:tabs>
              <w:tab w:val="left" w:pos="880"/>
              <w:tab w:val="right" w:pos="9350"/>
            </w:tabs>
            <w:spacing w:after="100"/>
            <w:ind w:left="240"/>
            <w:rPr>
              <w:rFonts w:ascii="Cambria" w:eastAsia="Cambria" w:hAnsi="Cambria" w:cs="Cambria"/>
              <w:noProof/>
              <w:color w:val="000000"/>
              <w:sz w:val="22"/>
              <w:szCs w:val="22"/>
            </w:rPr>
          </w:pPr>
          <w:hyperlink w:anchor="_3rdcrjn">
            <w:r w:rsidRPr="006C5D4D">
              <w:rPr>
                <w:noProof/>
                <w:color w:val="000000"/>
              </w:rPr>
              <w:t>2.1.</w:t>
            </w:r>
          </w:hyperlink>
          <w:hyperlink w:anchor="_3rdcrjn">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_3rdcrjn \h </w:instrText>
          </w:r>
          <w:r w:rsidRPr="006C5D4D">
            <w:rPr>
              <w:noProof/>
            </w:rPr>
          </w:r>
          <w:r w:rsidRPr="006C5D4D">
            <w:rPr>
              <w:noProof/>
            </w:rPr>
            <w:fldChar w:fldCharType="separate"/>
          </w:r>
          <w:r w:rsidRPr="006C5D4D">
            <w:rPr>
              <w:noProof/>
              <w:color w:val="000000"/>
            </w:rPr>
            <w:t>Giới thiệu ReactJS</w:t>
          </w:r>
          <w:r w:rsidRPr="006C5D4D">
            <w:rPr>
              <w:noProof/>
              <w:color w:val="000000"/>
            </w:rPr>
            <w:tab/>
            <w:t>9</w:t>
          </w:r>
          <w:r w:rsidRPr="006C5D4D">
            <w:rPr>
              <w:noProof/>
            </w:rPr>
            <w:fldChar w:fldCharType="end"/>
          </w:r>
        </w:p>
        <w:p w14:paraId="753156C2" w14:textId="77777777" w:rsidR="00482889" w:rsidRPr="006C5D4D" w:rsidRDefault="00DE60BA">
          <w:pPr>
            <w:pBdr>
              <w:top w:val="nil"/>
              <w:left w:val="nil"/>
              <w:bottom w:val="nil"/>
              <w:right w:val="nil"/>
              <w:between w:val="nil"/>
            </w:pBdr>
            <w:tabs>
              <w:tab w:val="left" w:pos="880"/>
              <w:tab w:val="right" w:pos="9350"/>
            </w:tabs>
            <w:spacing w:after="100"/>
            <w:ind w:left="240"/>
            <w:rPr>
              <w:rFonts w:ascii="Cambria" w:eastAsia="Cambria" w:hAnsi="Cambria" w:cs="Cambria"/>
              <w:noProof/>
              <w:color w:val="000000"/>
              <w:sz w:val="22"/>
              <w:szCs w:val="22"/>
            </w:rPr>
          </w:pPr>
          <w:hyperlink w:anchor="_26in1rg">
            <w:r w:rsidRPr="006C5D4D">
              <w:rPr>
                <w:noProof/>
                <w:color w:val="000000"/>
              </w:rPr>
              <w:t>2.2.</w:t>
            </w:r>
          </w:hyperlink>
          <w:hyperlink w:anchor="_26in1rg">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_26in1rg \h </w:instrText>
          </w:r>
          <w:r w:rsidRPr="006C5D4D">
            <w:rPr>
              <w:noProof/>
            </w:rPr>
          </w:r>
          <w:r w:rsidRPr="006C5D4D">
            <w:rPr>
              <w:noProof/>
            </w:rPr>
            <w:fldChar w:fldCharType="separate"/>
          </w:r>
          <w:r w:rsidRPr="006C5D4D">
            <w:rPr>
              <w:noProof/>
              <w:color w:val="000000"/>
            </w:rPr>
            <w:t>Giới thiệu NodeJS</w:t>
          </w:r>
          <w:r w:rsidRPr="006C5D4D">
            <w:rPr>
              <w:noProof/>
              <w:color w:val="000000"/>
            </w:rPr>
            <w:tab/>
            <w:t>10</w:t>
          </w:r>
          <w:r w:rsidRPr="006C5D4D">
            <w:rPr>
              <w:noProof/>
            </w:rPr>
            <w:fldChar w:fldCharType="end"/>
          </w:r>
        </w:p>
        <w:p w14:paraId="00DA41B3" w14:textId="77777777" w:rsidR="00482889" w:rsidRPr="006C5D4D" w:rsidRDefault="00DE60BA">
          <w:pPr>
            <w:pBdr>
              <w:top w:val="nil"/>
              <w:left w:val="nil"/>
              <w:bottom w:val="nil"/>
              <w:right w:val="nil"/>
              <w:between w:val="nil"/>
            </w:pBdr>
            <w:tabs>
              <w:tab w:val="left" w:pos="880"/>
              <w:tab w:val="right" w:pos="9350"/>
            </w:tabs>
            <w:spacing w:after="100"/>
            <w:ind w:left="240"/>
            <w:rPr>
              <w:rFonts w:ascii="Cambria" w:eastAsia="Cambria" w:hAnsi="Cambria" w:cs="Cambria"/>
              <w:noProof/>
              <w:color w:val="000000"/>
              <w:sz w:val="22"/>
              <w:szCs w:val="22"/>
            </w:rPr>
          </w:pPr>
          <w:hyperlink w:anchor="_lnxbz9">
            <w:r w:rsidRPr="006C5D4D">
              <w:rPr>
                <w:noProof/>
                <w:color w:val="000000"/>
              </w:rPr>
              <w:t>2.3.</w:t>
            </w:r>
          </w:hyperlink>
          <w:hyperlink w:anchor="_lnxbz9">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w:instrText>
          </w:r>
          <w:r w:rsidRPr="006C5D4D">
            <w:rPr>
              <w:noProof/>
            </w:rPr>
            <w:instrText xml:space="preserve">PAGEREF _lnxbz9 \h </w:instrText>
          </w:r>
          <w:r w:rsidRPr="006C5D4D">
            <w:rPr>
              <w:noProof/>
            </w:rPr>
          </w:r>
          <w:r w:rsidRPr="006C5D4D">
            <w:rPr>
              <w:noProof/>
            </w:rPr>
            <w:fldChar w:fldCharType="separate"/>
          </w:r>
          <w:r w:rsidRPr="006C5D4D">
            <w:rPr>
              <w:noProof/>
              <w:color w:val="000000"/>
            </w:rPr>
            <w:t>Giới thiệu Firebase</w:t>
          </w:r>
          <w:r w:rsidRPr="006C5D4D">
            <w:rPr>
              <w:noProof/>
              <w:color w:val="000000"/>
            </w:rPr>
            <w:tab/>
            <w:t>12</w:t>
          </w:r>
          <w:r w:rsidRPr="006C5D4D">
            <w:rPr>
              <w:noProof/>
            </w:rPr>
            <w:fldChar w:fldCharType="end"/>
          </w:r>
        </w:p>
        <w:p w14:paraId="50170ED2"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1ksv4uv">
            <w:r w:rsidRPr="006C5D4D">
              <w:rPr>
                <w:noProof/>
                <w:color w:val="000000"/>
              </w:rPr>
              <w:t>2.3.1.</w:t>
            </w:r>
          </w:hyperlink>
          <w:hyperlink w:anchor="_1ksv4uv">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_1ksv4uv \h </w:instrText>
          </w:r>
          <w:r w:rsidRPr="006C5D4D">
            <w:rPr>
              <w:noProof/>
            </w:rPr>
          </w:r>
          <w:r w:rsidRPr="006C5D4D">
            <w:rPr>
              <w:noProof/>
            </w:rPr>
            <w:fldChar w:fldCharType="separate"/>
          </w:r>
          <w:r w:rsidRPr="006C5D4D">
            <w:rPr>
              <w:noProof/>
              <w:color w:val="000000"/>
            </w:rPr>
            <w:t>Firebase Authentication</w:t>
          </w:r>
          <w:r w:rsidRPr="006C5D4D">
            <w:rPr>
              <w:noProof/>
              <w:color w:val="000000"/>
            </w:rPr>
            <w:tab/>
            <w:t>13</w:t>
          </w:r>
          <w:r w:rsidRPr="006C5D4D">
            <w:rPr>
              <w:noProof/>
            </w:rPr>
            <w:fldChar w:fldCharType="end"/>
          </w:r>
        </w:p>
        <w:p w14:paraId="1FA0813C"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2jxsxqh">
            <w:r w:rsidRPr="006C5D4D">
              <w:rPr>
                <w:noProof/>
                <w:color w:val="000000"/>
              </w:rPr>
              <w:t>2.3.2.     Firebase Cloud Firestore</w:t>
            </w:r>
            <w:r w:rsidRPr="006C5D4D">
              <w:rPr>
                <w:noProof/>
                <w:color w:val="000000"/>
              </w:rPr>
              <w:tab/>
              <w:t>14</w:t>
            </w:r>
          </w:hyperlink>
        </w:p>
        <w:p w14:paraId="6B8A8BCC" w14:textId="77777777" w:rsidR="00482889" w:rsidRPr="006C5D4D" w:rsidRDefault="00DE60BA">
          <w:pPr>
            <w:pBdr>
              <w:top w:val="nil"/>
              <w:left w:val="nil"/>
              <w:bottom w:val="nil"/>
              <w:right w:val="nil"/>
              <w:between w:val="nil"/>
            </w:pBdr>
            <w:tabs>
              <w:tab w:val="left" w:pos="880"/>
              <w:tab w:val="right" w:pos="9350"/>
            </w:tabs>
            <w:spacing w:after="100"/>
            <w:ind w:left="240"/>
            <w:rPr>
              <w:rFonts w:ascii="Cambria" w:eastAsia="Cambria" w:hAnsi="Cambria" w:cs="Cambria"/>
              <w:noProof/>
              <w:color w:val="000000"/>
              <w:sz w:val="22"/>
              <w:szCs w:val="22"/>
            </w:rPr>
          </w:pPr>
          <w:hyperlink w:anchor="_z337ya">
            <w:r w:rsidRPr="006C5D4D">
              <w:rPr>
                <w:noProof/>
                <w:color w:val="000000"/>
              </w:rPr>
              <w:t>2.4.</w:t>
            </w:r>
          </w:hyperlink>
          <w:hyperlink w:anchor="_z337ya">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_z337ya \h </w:instrText>
          </w:r>
          <w:r w:rsidRPr="006C5D4D">
            <w:rPr>
              <w:noProof/>
            </w:rPr>
          </w:r>
          <w:r w:rsidRPr="006C5D4D">
            <w:rPr>
              <w:noProof/>
            </w:rPr>
            <w:fldChar w:fldCharType="separate"/>
          </w:r>
          <w:r w:rsidRPr="006C5D4D">
            <w:rPr>
              <w:noProof/>
              <w:color w:val="000000"/>
            </w:rPr>
            <w:t>Giới thiệu Jira software RestFul API</w:t>
          </w:r>
          <w:r w:rsidRPr="006C5D4D">
            <w:rPr>
              <w:noProof/>
              <w:color w:val="000000"/>
            </w:rPr>
            <w:tab/>
            <w:t>16</w:t>
          </w:r>
          <w:r w:rsidRPr="006C5D4D">
            <w:rPr>
              <w:noProof/>
            </w:rPr>
            <w:fldChar w:fldCharType="end"/>
          </w:r>
        </w:p>
        <w:p w14:paraId="3D22095F" w14:textId="77777777" w:rsidR="00482889" w:rsidRPr="006C5D4D" w:rsidRDefault="00DE60BA">
          <w:pPr>
            <w:pBdr>
              <w:top w:val="nil"/>
              <w:left w:val="nil"/>
              <w:bottom w:val="nil"/>
              <w:right w:val="nil"/>
              <w:between w:val="nil"/>
            </w:pBdr>
            <w:tabs>
              <w:tab w:val="left" w:pos="880"/>
              <w:tab w:val="right" w:pos="9350"/>
            </w:tabs>
            <w:spacing w:after="100"/>
            <w:ind w:left="240"/>
            <w:rPr>
              <w:rFonts w:ascii="Cambria" w:eastAsia="Cambria" w:hAnsi="Cambria" w:cs="Cambria"/>
              <w:noProof/>
              <w:color w:val="000000"/>
              <w:sz w:val="22"/>
              <w:szCs w:val="22"/>
            </w:rPr>
          </w:pPr>
          <w:hyperlink w:anchor="_3j2qqm3">
            <w:r w:rsidRPr="006C5D4D">
              <w:rPr>
                <w:noProof/>
                <w:color w:val="000000"/>
              </w:rPr>
              <w:t>2.5.</w:t>
            </w:r>
          </w:hyperlink>
          <w:hyperlink w:anchor="_3j2qqm3">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_3j2qqm3 \h </w:instrText>
          </w:r>
          <w:r w:rsidRPr="006C5D4D">
            <w:rPr>
              <w:noProof/>
            </w:rPr>
          </w:r>
          <w:r w:rsidRPr="006C5D4D">
            <w:rPr>
              <w:noProof/>
            </w:rPr>
            <w:fldChar w:fldCharType="separate"/>
          </w:r>
          <w:r w:rsidRPr="006C5D4D">
            <w:rPr>
              <w:noProof/>
              <w:color w:val="000000"/>
            </w:rPr>
            <w:t>Giới thiệu Google services API</w:t>
          </w:r>
          <w:r w:rsidRPr="006C5D4D">
            <w:rPr>
              <w:noProof/>
              <w:color w:val="000000"/>
            </w:rPr>
            <w:tab/>
            <w:t>16</w:t>
          </w:r>
          <w:r w:rsidRPr="006C5D4D">
            <w:rPr>
              <w:noProof/>
            </w:rPr>
            <w:fldChar w:fldCharType="end"/>
          </w:r>
        </w:p>
        <w:p w14:paraId="5DCE4984"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1y810tw">
            <w:r w:rsidRPr="006C5D4D">
              <w:rPr>
                <w:noProof/>
                <w:color w:val="000000"/>
              </w:rPr>
              <w:t>2.5.1.</w:t>
            </w:r>
          </w:hyperlink>
          <w:hyperlink w:anchor="_1y810tw">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_1y810tw \h </w:instrText>
          </w:r>
          <w:r w:rsidRPr="006C5D4D">
            <w:rPr>
              <w:noProof/>
            </w:rPr>
          </w:r>
          <w:r w:rsidRPr="006C5D4D">
            <w:rPr>
              <w:noProof/>
            </w:rPr>
            <w:fldChar w:fldCharType="separate"/>
          </w:r>
          <w:r w:rsidRPr="006C5D4D">
            <w:rPr>
              <w:noProof/>
              <w:color w:val="000000"/>
            </w:rPr>
            <w:t>Google Oauth 2.0</w:t>
          </w:r>
          <w:r w:rsidRPr="006C5D4D">
            <w:rPr>
              <w:noProof/>
              <w:color w:val="000000"/>
            </w:rPr>
            <w:tab/>
            <w:t>16</w:t>
          </w:r>
          <w:r w:rsidRPr="006C5D4D">
            <w:rPr>
              <w:noProof/>
            </w:rPr>
            <w:fldChar w:fldCharType="end"/>
          </w:r>
        </w:p>
        <w:p w14:paraId="4DE73C25"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2xcytpi">
            <w:r w:rsidRPr="006C5D4D">
              <w:rPr>
                <w:noProof/>
                <w:color w:val="000000"/>
                <w:highlight w:val="white"/>
              </w:rPr>
              <w:t>2.5.2.     Google Drive API</w:t>
            </w:r>
          </w:hyperlink>
          <w:hyperlink w:anchor="_2xcytpi">
            <w:r w:rsidRPr="006C5D4D">
              <w:rPr>
                <w:noProof/>
                <w:color w:val="000000"/>
              </w:rPr>
              <w:tab/>
              <w:t>19</w:t>
            </w:r>
          </w:hyperlink>
        </w:p>
        <w:p w14:paraId="3AFB4690"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3whwml4">
            <w:r w:rsidRPr="006C5D4D">
              <w:rPr>
                <w:noProof/>
                <w:color w:val="000000"/>
              </w:rPr>
              <w:t>2.5.3.</w:t>
            </w:r>
          </w:hyperlink>
          <w:hyperlink w:anchor="_3whwml4">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_3whwml4 \h </w:instrText>
          </w:r>
          <w:r w:rsidRPr="006C5D4D">
            <w:rPr>
              <w:noProof/>
            </w:rPr>
          </w:r>
          <w:r w:rsidRPr="006C5D4D">
            <w:rPr>
              <w:noProof/>
            </w:rPr>
            <w:fldChar w:fldCharType="separate"/>
          </w:r>
          <w:r w:rsidRPr="006C5D4D">
            <w:rPr>
              <w:noProof/>
              <w:color w:val="000000"/>
            </w:rPr>
            <w:t>Google Calendar API</w:t>
          </w:r>
          <w:r w:rsidRPr="006C5D4D">
            <w:rPr>
              <w:noProof/>
              <w:color w:val="000000"/>
            </w:rPr>
            <w:tab/>
            <w:t>20</w:t>
          </w:r>
          <w:r w:rsidRPr="006C5D4D">
            <w:rPr>
              <w:noProof/>
            </w:rPr>
            <w:fldChar w:fldCharType="end"/>
          </w:r>
        </w:p>
        <w:p w14:paraId="54CEC419" w14:textId="77777777" w:rsidR="00482889" w:rsidRPr="006C5D4D" w:rsidRDefault="00DE60BA">
          <w:pPr>
            <w:pBdr>
              <w:top w:val="nil"/>
              <w:left w:val="nil"/>
              <w:bottom w:val="nil"/>
              <w:right w:val="nil"/>
              <w:between w:val="nil"/>
            </w:pBdr>
            <w:tabs>
              <w:tab w:val="left" w:pos="1320"/>
              <w:tab w:val="right" w:pos="9350"/>
            </w:tabs>
            <w:spacing w:after="100"/>
            <w:rPr>
              <w:rFonts w:ascii="Cambria" w:eastAsia="Cambria" w:hAnsi="Cambria" w:cs="Cambria"/>
              <w:noProof/>
              <w:color w:val="000000"/>
              <w:sz w:val="22"/>
              <w:szCs w:val="22"/>
            </w:rPr>
          </w:pPr>
          <w:hyperlink w:anchor="_2bn6wsx">
            <w:r w:rsidRPr="006C5D4D">
              <w:rPr>
                <w:noProof/>
                <w:color w:val="000000"/>
              </w:rPr>
              <w:t>Chương 3.</w:t>
            </w:r>
          </w:hyperlink>
          <w:hyperlink w:anchor="_2bn6wsx">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_2bn6wsx \h </w:instrText>
          </w:r>
          <w:r w:rsidRPr="006C5D4D">
            <w:rPr>
              <w:noProof/>
            </w:rPr>
          </w:r>
          <w:r w:rsidRPr="006C5D4D">
            <w:rPr>
              <w:noProof/>
            </w:rPr>
            <w:fldChar w:fldCharType="separate"/>
          </w:r>
          <w:r w:rsidRPr="006C5D4D">
            <w:rPr>
              <w:noProof/>
              <w:color w:val="000000"/>
            </w:rPr>
            <w:t>PHÂN TÍCH VÀ ĐẶC TẢ YÊU CẦU</w:t>
          </w:r>
          <w:r w:rsidRPr="006C5D4D">
            <w:rPr>
              <w:noProof/>
              <w:color w:val="000000"/>
            </w:rPr>
            <w:tab/>
            <w:t>21</w:t>
          </w:r>
          <w:r w:rsidRPr="006C5D4D">
            <w:rPr>
              <w:noProof/>
            </w:rPr>
            <w:fldChar w:fldCharType="end"/>
          </w:r>
        </w:p>
        <w:p w14:paraId="1B45DF5B" w14:textId="77777777" w:rsidR="00482889" w:rsidRPr="006C5D4D" w:rsidRDefault="00DE60BA">
          <w:pPr>
            <w:pBdr>
              <w:top w:val="nil"/>
              <w:left w:val="nil"/>
              <w:bottom w:val="nil"/>
              <w:right w:val="nil"/>
              <w:between w:val="nil"/>
            </w:pBdr>
            <w:tabs>
              <w:tab w:val="left" w:pos="880"/>
              <w:tab w:val="right" w:pos="9350"/>
            </w:tabs>
            <w:spacing w:after="100"/>
            <w:ind w:left="240"/>
            <w:rPr>
              <w:rFonts w:ascii="Cambria" w:eastAsia="Cambria" w:hAnsi="Cambria" w:cs="Cambria"/>
              <w:noProof/>
              <w:color w:val="000000"/>
              <w:sz w:val="22"/>
              <w:szCs w:val="22"/>
            </w:rPr>
          </w:pPr>
          <w:hyperlink w:anchor="_qsh70q">
            <w:r w:rsidRPr="006C5D4D">
              <w:rPr>
                <w:noProof/>
                <w:color w:val="000000"/>
              </w:rPr>
              <w:t>3.1.</w:t>
            </w:r>
          </w:hyperlink>
          <w:hyperlink w:anchor="_qsh70q">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_qsh70q \h </w:instrText>
          </w:r>
          <w:r w:rsidRPr="006C5D4D">
            <w:rPr>
              <w:noProof/>
            </w:rPr>
          </w:r>
          <w:r w:rsidRPr="006C5D4D">
            <w:rPr>
              <w:noProof/>
            </w:rPr>
            <w:fldChar w:fldCharType="separate"/>
          </w:r>
          <w:r w:rsidRPr="006C5D4D">
            <w:rPr>
              <w:noProof/>
              <w:color w:val="000000"/>
            </w:rPr>
            <w:t>Xác định nhóm các đối tượng sử dụng trong hệ thống</w:t>
          </w:r>
          <w:r w:rsidRPr="006C5D4D">
            <w:rPr>
              <w:noProof/>
              <w:color w:val="000000"/>
            </w:rPr>
            <w:tab/>
            <w:t>21</w:t>
          </w:r>
          <w:r w:rsidRPr="006C5D4D">
            <w:rPr>
              <w:noProof/>
            </w:rPr>
            <w:fldChar w:fldCharType="end"/>
          </w:r>
        </w:p>
        <w:p w14:paraId="62966B97" w14:textId="77777777" w:rsidR="00482889" w:rsidRPr="006C5D4D" w:rsidRDefault="00DE60BA">
          <w:pPr>
            <w:pBdr>
              <w:top w:val="nil"/>
              <w:left w:val="nil"/>
              <w:bottom w:val="nil"/>
              <w:right w:val="nil"/>
              <w:between w:val="nil"/>
            </w:pBdr>
            <w:tabs>
              <w:tab w:val="left" w:pos="880"/>
              <w:tab w:val="right" w:pos="9350"/>
            </w:tabs>
            <w:spacing w:after="100"/>
            <w:ind w:left="240"/>
            <w:rPr>
              <w:rFonts w:ascii="Cambria" w:eastAsia="Cambria" w:hAnsi="Cambria" w:cs="Cambria"/>
              <w:noProof/>
              <w:color w:val="000000"/>
              <w:sz w:val="22"/>
              <w:szCs w:val="22"/>
            </w:rPr>
          </w:pPr>
          <w:hyperlink w:anchor="_3as4poj">
            <w:r w:rsidRPr="006C5D4D">
              <w:rPr>
                <w:noProof/>
                <w:color w:val="000000"/>
              </w:rPr>
              <w:t>3.2.</w:t>
            </w:r>
          </w:hyperlink>
          <w:hyperlink w:anchor="_3as4poj">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_3as4poj \h </w:instrText>
          </w:r>
          <w:r w:rsidRPr="006C5D4D">
            <w:rPr>
              <w:noProof/>
            </w:rPr>
          </w:r>
          <w:r w:rsidRPr="006C5D4D">
            <w:rPr>
              <w:noProof/>
            </w:rPr>
            <w:fldChar w:fldCharType="separate"/>
          </w:r>
          <w:r w:rsidRPr="006C5D4D">
            <w:rPr>
              <w:noProof/>
              <w:color w:val="000000"/>
            </w:rPr>
            <w:t>Phân tích yêu cầu</w:t>
          </w:r>
          <w:r w:rsidRPr="006C5D4D">
            <w:rPr>
              <w:noProof/>
              <w:color w:val="000000"/>
            </w:rPr>
            <w:tab/>
            <w:t>21</w:t>
          </w:r>
          <w:r w:rsidRPr="006C5D4D">
            <w:rPr>
              <w:noProof/>
            </w:rPr>
            <w:fldChar w:fldCharType="end"/>
          </w:r>
        </w:p>
        <w:p w14:paraId="3FAA6F46"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1pxezwc">
            <w:r w:rsidRPr="006C5D4D">
              <w:rPr>
                <w:noProof/>
                <w:color w:val="000000"/>
              </w:rPr>
              <w:t>3.2.1.</w:t>
            </w:r>
          </w:hyperlink>
          <w:hyperlink w:anchor="_1pxezwc">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_1pxezwc \h </w:instrText>
          </w:r>
          <w:r w:rsidRPr="006C5D4D">
            <w:rPr>
              <w:noProof/>
            </w:rPr>
          </w:r>
          <w:r w:rsidRPr="006C5D4D">
            <w:rPr>
              <w:noProof/>
            </w:rPr>
            <w:fldChar w:fldCharType="separate"/>
          </w:r>
          <w:r w:rsidRPr="006C5D4D">
            <w:rPr>
              <w:noProof/>
              <w:color w:val="000000"/>
            </w:rPr>
            <w:t>Yêu cầu chức năng</w:t>
          </w:r>
          <w:r w:rsidRPr="006C5D4D">
            <w:rPr>
              <w:noProof/>
              <w:color w:val="000000"/>
            </w:rPr>
            <w:tab/>
            <w:t>21</w:t>
          </w:r>
          <w:r w:rsidRPr="006C5D4D">
            <w:rPr>
              <w:noProof/>
            </w:rPr>
            <w:fldChar w:fldCharType="end"/>
          </w:r>
        </w:p>
        <w:p w14:paraId="087BAE18"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49x2ik5">
            <w:r w:rsidRPr="006C5D4D">
              <w:rPr>
                <w:noProof/>
                <w:color w:val="000000"/>
              </w:rPr>
              <w:t>3</w:t>
            </w:r>
            <w:r w:rsidRPr="006C5D4D">
              <w:rPr>
                <w:noProof/>
                <w:color w:val="000000"/>
              </w:rPr>
              <w:t>.2.2.</w:t>
            </w:r>
          </w:hyperlink>
          <w:hyperlink w:anchor="_49x2ik5">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_49x2ik5 \h </w:instrText>
          </w:r>
          <w:r w:rsidRPr="006C5D4D">
            <w:rPr>
              <w:noProof/>
            </w:rPr>
          </w:r>
          <w:r w:rsidRPr="006C5D4D">
            <w:rPr>
              <w:noProof/>
            </w:rPr>
            <w:fldChar w:fldCharType="separate"/>
          </w:r>
          <w:r w:rsidRPr="006C5D4D">
            <w:rPr>
              <w:noProof/>
              <w:color w:val="000000"/>
            </w:rPr>
            <w:t>Yêu cầu phi chức năng</w:t>
          </w:r>
          <w:r w:rsidRPr="006C5D4D">
            <w:rPr>
              <w:noProof/>
              <w:color w:val="000000"/>
            </w:rPr>
            <w:tab/>
            <w:t>22</w:t>
          </w:r>
          <w:r w:rsidRPr="006C5D4D">
            <w:rPr>
              <w:noProof/>
            </w:rPr>
            <w:fldChar w:fldCharType="end"/>
          </w:r>
        </w:p>
        <w:p w14:paraId="0BD28425" w14:textId="77777777" w:rsidR="00482889" w:rsidRPr="006C5D4D" w:rsidRDefault="00DE60BA">
          <w:pPr>
            <w:pBdr>
              <w:top w:val="nil"/>
              <w:left w:val="nil"/>
              <w:bottom w:val="nil"/>
              <w:right w:val="nil"/>
              <w:between w:val="nil"/>
            </w:pBdr>
            <w:tabs>
              <w:tab w:val="left" w:pos="880"/>
              <w:tab w:val="right" w:pos="9350"/>
            </w:tabs>
            <w:spacing w:after="100"/>
            <w:ind w:left="240"/>
            <w:rPr>
              <w:rFonts w:ascii="Cambria" w:eastAsia="Cambria" w:hAnsi="Cambria" w:cs="Cambria"/>
              <w:noProof/>
              <w:color w:val="000000"/>
              <w:sz w:val="22"/>
              <w:szCs w:val="22"/>
            </w:rPr>
          </w:pPr>
          <w:hyperlink w:anchor="_2p2csry">
            <w:r w:rsidRPr="006C5D4D">
              <w:rPr>
                <w:noProof/>
                <w:color w:val="000000"/>
              </w:rPr>
              <w:t>3.3.</w:t>
            </w:r>
          </w:hyperlink>
          <w:hyperlink w:anchor="_2p2csry">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_2p2csry \h </w:instrText>
          </w:r>
          <w:r w:rsidRPr="006C5D4D">
            <w:rPr>
              <w:noProof/>
            </w:rPr>
          </w:r>
          <w:r w:rsidRPr="006C5D4D">
            <w:rPr>
              <w:noProof/>
            </w:rPr>
            <w:fldChar w:fldCharType="separate"/>
          </w:r>
          <w:r w:rsidRPr="006C5D4D">
            <w:rPr>
              <w:noProof/>
              <w:color w:val="000000"/>
            </w:rPr>
            <w:t xml:space="preserve">Xây </w:t>
          </w:r>
          <w:r w:rsidRPr="006C5D4D">
            <w:rPr>
              <w:noProof/>
            </w:rPr>
            <w:t>dựng</w:t>
          </w:r>
          <w:r w:rsidRPr="006C5D4D">
            <w:rPr>
              <w:noProof/>
              <w:color w:val="000000"/>
            </w:rPr>
            <w:t xml:space="preserve"> biểu đồ sơ lược ca sử dụng</w:t>
          </w:r>
          <w:r w:rsidRPr="006C5D4D">
            <w:rPr>
              <w:noProof/>
              <w:color w:val="000000"/>
            </w:rPr>
            <w:tab/>
            <w:t>23</w:t>
          </w:r>
          <w:r w:rsidRPr="006C5D4D">
            <w:rPr>
              <w:noProof/>
            </w:rPr>
            <w:fldChar w:fldCharType="end"/>
          </w:r>
        </w:p>
        <w:p w14:paraId="2624467A"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147n2zr">
            <w:r w:rsidRPr="006C5D4D">
              <w:rPr>
                <w:noProof/>
                <w:color w:val="000000"/>
              </w:rPr>
              <w:t>3.3.1.</w:t>
            </w:r>
          </w:hyperlink>
          <w:hyperlink w:anchor="_147n2zr">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_147n2zr \h </w:instrText>
          </w:r>
          <w:r w:rsidRPr="006C5D4D">
            <w:rPr>
              <w:noProof/>
            </w:rPr>
          </w:r>
          <w:r w:rsidRPr="006C5D4D">
            <w:rPr>
              <w:noProof/>
            </w:rPr>
            <w:fldChar w:fldCharType="separate"/>
          </w:r>
          <w:r w:rsidRPr="006C5D4D">
            <w:rPr>
              <w:noProof/>
              <w:color w:val="000000"/>
            </w:rPr>
            <w:t>Xác định tác nhân và các ca sử dụng</w:t>
          </w:r>
          <w:r w:rsidRPr="006C5D4D">
            <w:rPr>
              <w:noProof/>
              <w:color w:val="000000"/>
            </w:rPr>
            <w:tab/>
            <w:t>23</w:t>
          </w:r>
          <w:r w:rsidRPr="006C5D4D">
            <w:rPr>
              <w:noProof/>
            </w:rPr>
            <w:fldChar w:fldCharType="end"/>
          </w:r>
        </w:p>
        <w:p w14:paraId="58B0714A"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23ckvvd">
            <w:r w:rsidRPr="006C5D4D">
              <w:rPr>
                <w:noProof/>
                <w:color w:val="000000"/>
              </w:rPr>
              <w:t>3.3.2.     Biểu đồ ca sử dụng</w:t>
            </w:r>
            <w:r w:rsidRPr="006C5D4D">
              <w:rPr>
                <w:noProof/>
                <w:color w:val="000000"/>
              </w:rPr>
              <w:tab/>
              <w:t>25</w:t>
            </w:r>
          </w:hyperlink>
        </w:p>
        <w:p w14:paraId="03F6FBDA" w14:textId="77777777" w:rsidR="00482889" w:rsidRPr="006C5D4D" w:rsidRDefault="00DE60BA">
          <w:pPr>
            <w:pBdr>
              <w:top w:val="nil"/>
              <w:left w:val="nil"/>
              <w:bottom w:val="nil"/>
              <w:right w:val="nil"/>
              <w:between w:val="nil"/>
            </w:pBdr>
            <w:tabs>
              <w:tab w:val="right" w:pos="9350"/>
            </w:tabs>
            <w:spacing w:after="100"/>
            <w:ind w:left="240"/>
            <w:rPr>
              <w:rFonts w:ascii="Cambria" w:eastAsia="Cambria" w:hAnsi="Cambria" w:cs="Cambria"/>
              <w:noProof/>
              <w:color w:val="000000"/>
              <w:sz w:val="22"/>
              <w:szCs w:val="22"/>
            </w:rPr>
          </w:pPr>
          <w:hyperlink w:anchor="_2grqrue">
            <w:r w:rsidRPr="006C5D4D">
              <w:rPr>
                <w:noProof/>
                <w:color w:val="000000"/>
              </w:rPr>
              <w:t>3.4.    Đặc tả chi tiết từng ca sử dụng</w:t>
            </w:r>
            <w:r w:rsidRPr="006C5D4D">
              <w:rPr>
                <w:noProof/>
                <w:color w:val="000000"/>
              </w:rPr>
              <w:tab/>
              <w:t>30</w:t>
            </w:r>
          </w:hyperlink>
        </w:p>
        <w:p w14:paraId="3528971D"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vx1227">
            <w:r w:rsidRPr="006C5D4D">
              <w:rPr>
                <w:noProof/>
                <w:color w:val="000000"/>
              </w:rPr>
              <w:t>3.4.1.     Ca sử dụng “Đăng nhập”</w:t>
            </w:r>
            <w:r w:rsidRPr="006C5D4D">
              <w:rPr>
                <w:noProof/>
                <w:color w:val="000000"/>
              </w:rPr>
              <w:tab/>
              <w:t>30</w:t>
            </w:r>
          </w:hyperlink>
        </w:p>
        <w:p w14:paraId="713A00DC"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3fwokq0">
            <w:r w:rsidRPr="006C5D4D">
              <w:rPr>
                <w:noProof/>
                <w:color w:val="000000"/>
              </w:rPr>
              <w:t>3.4.2.     Ca sử dụng “Thay đổi thông tin người dùng”</w:t>
            </w:r>
            <w:r w:rsidRPr="006C5D4D">
              <w:rPr>
                <w:noProof/>
                <w:color w:val="000000"/>
              </w:rPr>
              <w:tab/>
              <w:t>31</w:t>
            </w:r>
          </w:hyperlink>
        </w:p>
        <w:p w14:paraId="593FE325"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1v1yuxt">
            <w:r w:rsidRPr="006C5D4D">
              <w:rPr>
                <w:noProof/>
                <w:color w:val="000000"/>
              </w:rPr>
              <w:t>3.4.3.</w:t>
            </w:r>
          </w:hyperlink>
          <w:hyperlink w:anchor="_1v1yuxt">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_1v1yuxt \h </w:instrText>
          </w:r>
          <w:r w:rsidRPr="006C5D4D">
            <w:rPr>
              <w:noProof/>
            </w:rPr>
          </w:r>
          <w:r w:rsidRPr="006C5D4D">
            <w:rPr>
              <w:noProof/>
            </w:rPr>
            <w:fldChar w:fldCharType="separate"/>
          </w:r>
          <w:r w:rsidRPr="006C5D4D">
            <w:rPr>
              <w:noProof/>
              <w:color w:val="000000"/>
            </w:rPr>
            <w:t>Ca sử dụng “Xóa người dùng”</w:t>
          </w:r>
          <w:r w:rsidRPr="006C5D4D">
            <w:rPr>
              <w:noProof/>
              <w:color w:val="000000"/>
            </w:rPr>
            <w:tab/>
            <w:t>32</w:t>
          </w:r>
          <w:r w:rsidRPr="006C5D4D">
            <w:rPr>
              <w:noProof/>
            </w:rPr>
            <w:fldChar w:fldCharType="end"/>
          </w:r>
        </w:p>
        <w:p w14:paraId="02F9D996"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4f1mdlm">
            <w:r w:rsidRPr="006C5D4D">
              <w:rPr>
                <w:noProof/>
                <w:color w:val="000000"/>
              </w:rPr>
              <w:t>3.4.4.</w:t>
            </w:r>
          </w:hyperlink>
          <w:hyperlink w:anchor="_4f1mdlm">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_4f1mdlm \h </w:instrText>
          </w:r>
          <w:r w:rsidRPr="006C5D4D">
            <w:rPr>
              <w:noProof/>
            </w:rPr>
          </w:r>
          <w:r w:rsidRPr="006C5D4D">
            <w:rPr>
              <w:noProof/>
            </w:rPr>
            <w:fldChar w:fldCharType="separate"/>
          </w:r>
          <w:r w:rsidRPr="006C5D4D">
            <w:rPr>
              <w:noProof/>
              <w:color w:val="000000"/>
            </w:rPr>
            <w:t>Ca sử dụng “Thêm mới người dùng”</w:t>
          </w:r>
          <w:r w:rsidRPr="006C5D4D">
            <w:rPr>
              <w:noProof/>
              <w:color w:val="000000"/>
            </w:rPr>
            <w:tab/>
            <w:t>32</w:t>
          </w:r>
          <w:r w:rsidRPr="006C5D4D">
            <w:rPr>
              <w:noProof/>
            </w:rPr>
            <w:fldChar w:fldCharType="end"/>
          </w:r>
        </w:p>
        <w:p w14:paraId="461D0C7C"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2u6wntf">
            <w:r w:rsidRPr="006C5D4D">
              <w:rPr>
                <w:noProof/>
                <w:color w:val="000000"/>
              </w:rPr>
              <w:t>3.4.5.</w:t>
            </w:r>
          </w:hyperlink>
          <w:hyperlink w:anchor="_2u6wntf">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_2u6wntf \h </w:instrText>
          </w:r>
          <w:r w:rsidRPr="006C5D4D">
            <w:rPr>
              <w:noProof/>
            </w:rPr>
          </w:r>
          <w:r w:rsidRPr="006C5D4D">
            <w:rPr>
              <w:noProof/>
            </w:rPr>
            <w:fldChar w:fldCharType="separate"/>
          </w:r>
          <w:r w:rsidRPr="006C5D4D">
            <w:rPr>
              <w:noProof/>
              <w:color w:val="000000"/>
            </w:rPr>
            <w:t>Ca sử dụng “Thêm mới báo cáo”</w:t>
          </w:r>
          <w:r w:rsidRPr="006C5D4D">
            <w:rPr>
              <w:noProof/>
              <w:color w:val="000000"/>
            </w:rPr>
            <w:tab/>
            <w:t>33</w:t>
          </w:r>
          <w:r w:rsidRPr="006C5D4D">
            <w:rPr>
              <w:noProof/>
            </w:rPr>
            <w:fldChar w:fldCharType="end"/>
          </w:r>
        </w:p>
        <w:p w14:paraId="6374C557"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19c6y18">
            <w:r w:rsidRPr="006C5D4D">
              <w:rPr>
                <w:noProof/>
                <w:color w:val="000000"/>
              </w:rPr>
              <w:t>3.4.6.</w:t>
            </w:r>
          </w:hyperlink>
          <w:hyperlink w:anchor="_19c6y18">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_19c6y18 \h </w:instrText>
          </w:r>
          <w:r w:rsidRPr="006C5D4D">
            <w:rPr>
              <w:noProof/>
            </w:rPr>
          </w:r>
          <w:r w:rsidRPr="006C5D4D">
            <w:rPr>
              <w:noProof/>
            </w:rPr>
            <w:fldChar w:fldCharType="separate"/>
          </w:r>
          <w:r w:rsidRPr="006C5D4D">
            <w:rPr>
              <w:noProof/>
              <w:color w:val="000000"/>
            </w:rPr>
            <w:t>Ca sử dụng “Xem danh sách báo cáo”</w:t>
          </w:r>
          <w:r w:rsidRPr="006C5D4D">
            <w:rPr>
              <w:noProof/>
              <w:color w:val="000000"/>
            </w:rPr>
            <w:tab/>
            <w:t>34</w:t>
          </w:r>
          <w:r w:rsidRPr="006C5D4D">
            <w:rPr>
              <w:noProof/>
            </w:rPr>
            <w:fldChar w:fldCharType="end"/>
          </w:r>
        </w:p>
        <w:p w14:paraId="11C398B7"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3tbugp1">
            <w:r w:rsidRPr="006C5D4D">
              <w:rPr>
                <w:noProof/>
                <w:color w:val="000000"/>
              </w:rPr>
              <w:t>3.4.7.</w:t>
            </w:r>
          </w:hyperlink>
          <w:hyperlink w:anchor="_3tbugp1">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w:instrText>
          </w:r>
          <w:r w:rsidRPr="006C5D4D">
            <w:rPr>
              <w:noProof/>
            </w:rPr>
            <w:instrText xml:space="preserve">F _3tbugp1 \h </w:instrText>
          </w:r>
          <w:r w:rsidRPr="006C5D4D">
            <w:rPr>
              <w:noProof/>
            </w:rPr>
          </w:r>
          <w:r w:rsidRPr="006C5D4D">
            <w:rPr>
              <w:noProof/>
            </w:rPr>
            <w:fldChar w:fldCharType="separate"/>
          </w:r>
          <w:r w:rsidRPr="006C5D4D">
            <w:rPr>
              <w:noProof/>
              <w:color w:val="000000"/>
            </w:rPr>
            <w:t>Ca sử dụng “Sửa báo cáo”</w:t>
          </w:r>
          <w:r w:rsidRPr="006C5D4D">
            <w:rPr>
              <w:noProof/>
              <w:color w:val="000000"/>
            </w:rPr>
            <w:tab/>
            <w:t>35</w:t>
          </w:r>
          <w:r w:rsidRPr="006C5D4D">
            <w:rPr>
              <w:noProof/>
            </w:rPr>
            <w:fldChar w:fldCharType="end"/>
          </w:r>
        </w:p>
        <w:p w14:paraId="17C64C7F"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28h4qwu">
            <w:r w:rsidRPr="006C5D4D">
              <w:rPr>
                <w:noProof/>
                <w:color w:val="000000"/>
              </w:rPr>
              <w:t>3.4.8.</w:t>
            </w:r>
          </w:hyperlink>
          <w:hyperlink w:anchor="_28h4qwu">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_28h4qwu \h </w:instrText>
          </w:r>
          <w:r w:rsidRPr="006C5D4D">
            <w:rPr>
              <w:noProof/>
            </w:rPr>
          </w:r>
          <w:r w:rsidRPr="006C5D4D">
            <w:rPr>
              <w:noProof/>
            </w:rPr>
            <w:fldChar w:fldCharType="separate"/>
          </w:r>
          <w:r w:rsidRPr="006C5D4D">
            <w:rPr>
              <w:noProof/>
              <w:color w:val="000000"/>
            </w:rPr>
            <w:t>Ca sử dụng “Đánh giá công việc”</w:t>
          </w:r>
          <w:r w:rsidRPr="006C5D4D">
            <w:rPr>
              <w:noProof/>
              <w:color w:val="000000"/>
            </w:rPr>
            <w:tab/>
            <w:t>36</w:t>
          </w:r>
          <w:r w:rsidRPr="006C5D4D">
            <w:rPr>
              <w:noProof/>
            </w:rPr>
            <w:fldChar w:fldCharType="end"/>
          </w:r>
        </w:p>
        <w:p w14:paraId="2D715777"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nmf14n">
            <w:r w:rsidRPr="006C5D4D">
              <w:rPr>
                <w:noProof/>
                <w:color w:val="000000"/>
              </w:rPr>
              <w:t>3.4.9.</w:t>
            </w:r>
          </w:hyperlink>
          <w:hyperlink w:anchor="_nmf14n">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_nmf14n \h </w:instrText>
          </w:r>
          <w:r w:rsidRPr="006C5D4D">
            <w:rPr>
              <w:noProof/>
            </w:rPr>
          </w:r>
          <w:r w:rsidRPr="006C5D4D">
            <w:rPr>
              <w:noProof/>
            </w:rPr>
            <w:fldChar w:fldCharType="separate"/>
          </w:r>
          <w:r w:rsidRPr="006C5D4D">
            <w:rPr>
              <w:noProof/>
              <w:color w:val="000000"/>
            </w:rPr>
            <w:t>Ca sử dụng “Export báo cáo”</w:t>
          </w:r>
          <w:r w:rsidRPr="006C5D4D">
            <w:rPr>
              <w:noProof/>
              <w:color w:val="000000"/>
            </w:rPr>
            <w:tab/>
            <w:t>37</w:t>
          </w:r>
          <w:r w:rsidRPr="006C5D4D">
            <w:rPr>
              <w:noProof/>
            </w:rPr>
            <w:fldChar w:fldCharType="end"/>
          </w:r>
        </w:p>
        <w:p w14:paraId="703533F7"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37m2jsg">
            <w:r w:rsidRPr="006C5D4D">
              <w:rPr>
                <w:noProof/>
                <w:color w:val="000000"/>
              </w:rPr>
              <w:t>3.4.10.   Ca sử dụng “Quản lý báo cáo của nhân viên”</w:t>
            </w:r>
            <w:r w:rsidRPr="006C5D4D">
              <w:rPr>
                <w:noProof/>
                <w:color w:val="000000"/>
              </w:rPr>
              <w:tab/>
              <w:t>38</w:t>
            </w:r>
          </w:hyperlink>
        </w:p>
        <w:p w14:paraId="44176C5D"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1mrcu09">
            <w:r w:rsidRPr="006C5D4D">
              <w:rPr>
                <w:noProof/>
                <w:color w:val="000000"/>
              </w:rPr>
              <w:t>3.4.11.   Ca sử dụng “Tạo đơn xin nghỉ”</w:t>
            </w:r>
            <w:r w:rsidRPr="006C5D4D">
              <w:rPr>
                <w:noProof/>
                <w:color w:val="000000"/>
              </w:rPr>
              <w:tab/>
              <w:t>39</w:t>
            </w:r>
          </w:hyperlink>
        </w:p>
        <w:p w14:paraId="51A4F956"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46r0co2">
            <w:r w:rsidRPr="006C5D4D">
              <w:rPr>
                <w:noProof/>
                <w:color w:val="000000"/>
              </w:rPr>
              <w:t>3.4.1</w:t>
            </w:r>
            <w:r w:rsidRPr="006C5D4D">
              <w:rPr>
                <w:noProof/>
                <w:color w:val="000000"/>
              </w:rPr>
              <w:t>2.   Ca sử dụng “Phản hồi đơn xin nghỉ”</w:t>
            </w:r>
            <w:r w:rsidRPr="006C5D4D">
              <w:rPr>
                <w:noProof/>
                <w:color w:val="000000"/>
              </w:rPr>
              <w:tab/>
              <w:t>40</w:t>
            </w:r>
          </w:hyperlink>
        </w:p>
        <w:p w14:paraId="40FE3202"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2lwamvv">
            <w:r w:rsidRPr="006C5D4D">
              <w:rPr>
                <w:noProof/>
                <w:color w:val="000000"/>
              </w:rPr>
              <w:t>3.4.13.   Ca sử dụng “Xem báo cáo từ trang Jira software”</w:t>
            </w:r>
            <w:r w:rsidRPr="006C5D4D">
              <w:rPr>
                <w:noProof/>
                <w:color w:val="000000"/>
              </w:rPr>
              <w:tab/>
              <w:t>40</w:t>
            </w:r>
          </w:hyperlink>
        </w:p>
        <w:p w14:paraId="72D1416D"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111kx3o">
            <w:r w:rsidRPr="006C5D4D">
              <w:rPr>
                <w:noProof/>
                <w:color w:val="000000"/>
              </w:rPr>
              <w:t>3.4.14.   Ca sử dụng “Chỉ định báo cáo từ Jira về hệ thống"</w:t>
            </w:r>
            <w:r w:rsidRPr="006C5D4D">
              <w:rPr>
                <w:noProof/>
                <w:color w:val="000000"/>
              </w:rPr>
              <w:tab/>
              <w:t>42</w:t>
            </w:r>
          </w:hyperlink>
        </w:p>
        <w:p w14:paraId="60C7F678"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3l18frh">
            <w:r w:rsidRPr="006C5D4D">
              <w:rPr>
                <w:noProof/>
                <w:color w:val="000000"/>
              </w:rPr>
              <w:t>3.4.15.   Ca sử dụng “Thêm mới dự án”</w:t>
            </w:r>
            <w:r w:rsidRPr="006C5D4D">
              <w:rPr>
                <w:noProof/>
                <w:color w:val="000000"/>
              </w:rPr>
              <w:tab/>
              <w:t>43</w:t>
            </w:r>
          </w:hyperlink>
        </w:p>
        <w:p w14:paraId="72474DCE"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206ipza">
            <w:r w:rsidRPr="006C5D4D">
              <w:rPr>
                <w:noProof/>
                <w:color w:val="000000"/>
              </w:rPr>
              <w:t>3.4.16.   Ca sử dụng “Đóng/kích hoạt dự án”</w:t>
            </w:r>
            <w:r w:rsidRPr="006C5D4D">
              <w:rPr>
                <w:noProof/>
                <w:color w:val="000000"/>
              </w:rPr>
              <w:tab/>
              <w:t>43</w:t>
            </w:r>
          </w:hyperlink>
        </w:p>
        <w:p w14:paraId="3480CD79"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4k668n3">
            <w:r w:rsidRPr="006C5D4D">
              <w:rPr>
                <w:noProof/>
                <w:color w:val="000000"/>
              </w:rPr>
              <w:t>3.4.17.   Ca sử dụng “Xem thống kê báo cáo”</w:t>
            </w:r>
            <w:r w:rsidRPr="006C5D4D">
              <w:rPr>
                <w:noProof/>
                <w:color w:val="000000"/>
              </w:rPr>
              <w:tab/>
              <w:t>44</w:t>
            </w:r>
          </w:hyperlink>
        </w:p>
        <w:p w14:paraId="4C577BB0"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2zbgiuw">
            <w:r w:rsidRPr="006C5D4D">
              <w:rPr>
                <w:noProof/>
                <w:color w:val="000000"/>
              </w:rPr>
              <w:t>3.4.18.   Ca sử dụng “Quản lý file của người dùng”</w:t>
            </w:r>
            <w:r w:rsidRPr="006C5D4D">
              <w:rPr>
                <w:noProof/>
                <w:color w:val="000000"/>
              </w:rPr>
              <w:tab/>
              <w:t>45</w:t>
            </w:r>
          </w:hyperlink>
        </w:p>
        <w:p w14:paraId="5330FBE2" w14:textId="77777777" w:rsidR="00482889" w:rsidRPr="006C5D4D" w:rsidRDefault="00DE60BA">
          <w:pPr>
            <w:pBdr>
              <w:top w:val="nil"/>
              <w:left w:val="nil"/>
              <w:bottom w:val="nil"/>
              <w:right w:val="nil"/>
              <w:between w:val="nil"/>
            </w:pBdr>
            <w:tabs>
              <w:tab w:val="left" w:pos="880"/>
              <w:tab w:val="right" w:pos="9350"/>
            </w:tabs>
            <w:spacing w:after="100"/>
            <w:ind w:left="240"/>
            <w:rPr>
              <w:rFonts w:ascii="Cambria" w:eastAsia="Cambria" w:hAnsi="Cambria" w:cs="Cambria"/>
              <w:noProof/>
              <w:color w:val="000000"/>
              <w:sz w:val="22"/>
              <w:szCs w:val="22"/>
            </w:rPr>
          </w:pPr>
          <w:hyperlink w:anchor="_1egqt2p">
            <w:r w:rsidRPr="006C5D4D">
              <w:rPr>
                <w:noProof/>
                <w:color w:val="000000"/>
              </w:rPr>
              <w:t>3.5.</w:t>
            </w:r>
          </w:hyperlink>
          <w:hyperlink w:anchor="_1egqt2p">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_1egqt2p \h </w:instrText>
          </w:r>
          <w:r w:rsidRPr="006C5D4D">
            <w:rPr>
              <w:noProof/>
            </w:rPr>
          </w:r>
          <w:r w:rsidRPr="006C5D4D">
            <w:rPr>
              <w:noProof/>
            </w:rPr>
            <w:fldChar w:fldCharType="separate"/>
          </w:r>
          <w:r w:rsidRPr="006C5D4D">
            <w:rPr>
              <w:noProof/>
              <w:color w:val="000000"/>
            </w:rPr>
            <w:t>Xây dựng biểu đồ tuần tự</w:t>
          </w:r>
          <w:r w:rsidRPr="006C5D4D">
            <w:rPr>
              <w:noProof/>
              <w:color w:val="000000"/>
            </w:rPr>
            <w:tab/>
            <w:t>46</w:t>
          </w:r>
          <w:r w:rsidRPr="006C5D4D">
            <w:rPr>
              <w:noProof/>
            </w:rPr>
            <w:fldChar w:fldCharType="end"/>
          </w:r>
        </w:p>
        <w:p w14:paraId="193BEAFD"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3ygebqi">
            <w:r w:rsidRPr="006C5D4D">
              <w:rPr>
                <w:noProof/>
                <w:color w:val="000000"/>
              </w:rPr>
              <w:t>3.5.1.     Biểu đồ tuần tự ca sử dụng “Đăng nhập”</w:t>
            </w:r>
            <w:r w:rsidRPr="006C5D4D">
              <w:rPr>
                <w:noProof/>
                <w:color w:val="000000"/>
              </w:rPr>
              <w:tab/>
              <w:t>47</w:t>
            </w:r>
          </w:hyperlink>
        </w:p>
        <w:p w14:paraId="2AB2B63E"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sqyw64">
            <w:r w:rsidRPr="006C5D4D">
              <w:rPr>
                <w:noProof/>
                <w:color w:val="000000"/>
              </w:rPr>
              <w:t>3.5.2.     Biểu đồ tuần tự ca sử dụng “Thay đổi thông tin người dùng”</w:t>
            </w:r>
            <w:r w:rsidRPr="006C5D4D">
              <w:rPr>
                <w:noProof/>
                <w:color w:val="000000"/>
              </w:rPr>
              <w:tab/>
              <w:t>48</w:t>
            </w:r>
          </w:hyperlink>
        </w:p>
        <w:p w14:paraId="25062332"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1rvwp1q">
            <w:r w:rsidRPr="006C5D4D">
              <w:rPr>
                <w:noProof/>
                <w:color w:val="000000"/>
              </w:rPr>
              <w:t>3.5.3.</w:t>
            </w:r>
          </w:hyperlink>
          <w:hyperlink w:anchor="_1rvwp1q">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_1rvwp1q \h </w:instrText>
          </w:r>
          <w:r w:rsidRPr="006C5D4D">
            <w:rPr>
              <w:noProof/>
            </w:rPr>
          </w:r>
          <w:r w:rsidRPr="006C5D4D">
            <w:rPr>
              <w:noProof/>
            </w:rPr>
            <w:fldChar w:fldCharType="separate"/>
          </w:r>
          <w:r w:rsidRPr="006C5D4D">
            <w:rPr>
              <w:noProof/>
              <w:color w:val="000000"/>
            </w:rPr>
            <w:t>Biểu đồ tuần tự ca sử dụng “Thêm tài khoản”</w:t>
          </w:r>
          <w:r w:rsidRPr="006C5D4D">
            <w:rPr>
              <w:noProof/>
              <w:color w:val="000000"/>
            </w:rPr>
            <w:tab/>
            <w:t>49</w:t>
          </w:r>
          <w:r w:rsidRPr="006C5D4D">
            <w:rPr>
              <w:noProof/>
            </w:rPr>
            <w:fldChar w:fldCharType="end"/>
          </w:r>
        </w:p>
        <w:p w14:paraId="7780F141"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2r0uhxc">
            <w:r w:rsidRPr="006C5D4D">
              <w:rPr>
                <w:noProof/>
                <w:color w:val="000000"/>
              </w:rPr>
              <w:t>3.5.4.</w:t>
            </w:r>
          </w:hyperlink>
          <w:hyperlink w:anchor="_2r0uhxc">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_2r0uhxc \h </w:instrText>
          </w:r>
          <w:r w:rsidRPr="006C5D4D">
            <w:rPr>
              <w:noProof/>
            </w:rPr>
          </w:r>
          <w:r w:rsidRPr="006C5D4D">
            <w:rPr>
              <w:noProof/>
            </w:rPr>
            <w:fldChar w:fldCharType="separate"/>
          </w:r>
          <w:r w:rsidRPr="006C5D4D">
            <w:rPr>
              <w:noProof/>
              <w:color w:val="000000"/>
            </w:rPr>
            <w:t>Biểu đồ tuần tự ca sử dụng “Thêm mới báo cáo”</w:t>
          </w:r>
          <w:r w:rsidRPr="006C5D4D">
            <w:rPr>
              <w:noProof/>
              <w:color w:val="000000"/>
            </w:rPr>
            <w:tab/>
            <w:t>50</w:t>
          </w:r>
          <w:r w:rsidRPr="006C5D4D">
            <w:rPr>
              <w:noProof/>
            </w:rPr>
            <w:fldChar w:fldCharType="end"/>
          </w:r>
        </w:p>
        <w:p w14:paraId="28B43E61"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3q5sasy">
            <w:r w:rsidRPr="006C5D4D">
              <w:rPr>
                <w:noProof/>
                <w:color w:val="000000"/>
              </w:rPr>
              <w:t>3.5.5.</w:t>
            </w:r>
          </w:hyperlink>
          <w:hyperlink w:anchor="_3q5sasy">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_3q5sasy \h </w:instrText>
          </w:r>
          <w:r w:rsidRPr="006C5D4D">
            <w:rPr>
              <w:noProof/>
            </w:rPr>
          </w:r>
          <w:r w:rsidRPr="006C5D4D">
            <w:rPr>
              <w:noProof/>
            </w:rPr>
            <w:fldChar w:fldCharType="separate"/>
          </w:r>
          <w:r w:rsidRPr="006C5D4D">
            <w:rPr>
              <w:noProof/>
              <w:color w:val="000000"/>
            </w:rPr>
            <w:t>Biểu</w:t>
          </w:r>
          <w:r w:rsidRPr="006C5D4D">
            <w:rPr>
              <w:noProof/>
              <w:color w:val="000000"/>
            </w:rPr>
            <w:t xml:space="preserve"> đồ tuần tự ca sử dụng “Xem danh sách báo cáo”</w:t>
          </w:r>
          <w:r w:rsidRPr="006C5D4D">
            <w:rPr>
              <w:noProof/>
              <w:color w:val="000000"/>
            </w:rPr>
            <w:tab/>
            <w:t>51</w:t>
          </w:r>
          <w:r w:rsidRPr="006C5D4D">
            <w:rPr>
              <w:noProof/>
            </w:rPr>
            <w:fldChar w:fldCharType="end"/>
          </w:r>
        </w:p>
        <w:p w14:paraId="25C9DB24"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kgcv8k">
            <w:r w:rsidRPr="006C5D4D">
              <w:rPr>
                <w:noProof/>
                <w:color w:val="000000"/>
              </w:rPr>
              <w:t>3.5.6.</w:t>
            </w:r>
          </w:hyperlink>
          <w:hyperlink w:anchor="_kgcv8k">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_kgcv8k \h </w:instrText>
          </w:r>
          <w:r w:rsidRPr="006C5D4D">
            <w:rPr>
              <w:noProof/>
            </w:rPr>
          </w:r>
          <w:r w:rsidRPr="006C5D4D">
            <w:rPr>
              <w:noProof/>
            </w:rPr>
            <w:fldChar w:fldCharType="separate"/>
          </w:r>
          <w:r w:rsidRPr="006C5D4D">
            <w:rPr>
              <w:noProof/>
              <w:color w:val="000000"/>
            </w:rPr>
            <w:t>Biểu đồ tuần tự ca sử dụng “Sửa báo cáo”</w:t>
          </w:r>
          <w:r w:rsidRPr="006C5D4D">
            <w:rPr>
              <w:noProof/>
              <w:color w:val="000000"/>
            </w:rPr>
            <w:tab/>
            <w:t>52</w:t>
          </w:r>
          <w:r w:rsidRPr="006C5D4D">
            <w:rPr>
              <w:noProof/>
            </w:rPr>
            <w:fldChar w:fldCharType="end"/>
          </w:r>
        </w:p>
        <w:p w14:paraId="4BE8CDFE"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1jlao46">
            <w:r w:rsidRPr="006C5D4D">
              <w:rPr>
                <w:noProof/>
                <w:color w:val="000000"/>
              </w:rPr>
              <w:t>3.5.7.</w:t>
            </w:r>
          </w:hyperlink>
          <w:hyperlink w:anchor="_1jlao46">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_1jlao46 \h </w:instrText>
          </w:r>
          <w:r w:rsidRPr="006C5D4D">
            <w:rPr>
              <w:noProof/>
            </w:rPr>
          </w:r>
          <w:r w:rsidRPr="006C5D4D">
            <w:rPr>
              <w:noProof/>
            </w:rPr>
            <w:fldChar w:fldCharType="separate"/>
          </w:r>
          <w:r w:rsidRPr="006C5D4D">
            <w:rPr>
              <w:noProof/>
              <w:color w:val="000000"/>
            </w:rPr>
            <w:t>Biểu đồ tuần tự ca sử dụng “Đánh giá công việc”</w:t>
          </w:r>
          <w:r w:rsidRPr="006C5D4D">
            <w:rPr>
              <w:noProof/>
              <w:color w:val="000000"/>
            </w:rPr>
            <w:tab/>
            <w:t>53</w:t>
          </w:r>
          <w:r w:rsidRPr="006C5D4D">
            <w:rPr>
              <w:noProof/>
            </w:rPr>
            <w:fldChar w:fldCharType="end"/>
          </w:r>
        </w:p>
        <w:p w14:paraId="3D3361EA"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2iq8gzs">
            <w:r w:rsidRPr="006C5D4D">
              <w:rPr>
                <w:noProof/>
                <w:color w:val="000000"/>
              </w:rPr>
              <w:t xml:space="preserve">3.5.8. </w:t>
            </w:r>
          </w:hyperlink>
          <w:hyperlink w:anchor="_2iq8gzs">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_2iq8gzs \h </w:instrText>
          </w:r>
          <w:r w:rsidRPr="006C5D4D">
            <w:rPr>
              <w:noProof/>
            </w:rPr>
          </w:r>
          <w:r w:rsidRPr="006C5D4D">
            <w:rPr>
              <w:noProof/>
            </w:rPr>
            <w:fldChar w:fldCharType="separate"/>
          </w:r>
          <w:r w:rsidRPr="006C5D4D">
            <w:rPr>
              <w:noProof/>
              <w:color w:val="000000"/>
            </w:rPr>
            <w:t>Biểu đồ tuần tự ca sử dụng “Quản lý báo cáo của nhân viên”</w:t>
          </w:r>
          <w:r w:rsidRPr="006C5D4D">
            <w:rPr>
              <w:noProof/>
              <w:color w:val="000000"/>
            </w:rPr>
            <w:tab/>
            <w:t>54</w:t>
          </w:r>
          <w:r w:rsidRPr="006C5D4D">
            <w:rPr>
              <w:noProof/>
            </w:rPr>
            <w:fldChar w:fldCharType="end"/>
          </w:r>
        </w:p>
        <w:p w14:paraId="77402346" w14:textId="77777777" w:rsidR="00482889" w:rsidRPr="006C5D4D" w:rsidRDefault="00DE60BA">
          <w:pPr>
            <w:pBdr>
              <w:top w:val="nil"/>
              <w:left w:val="nil"/>
              <w:bottom w:val="nil"/>
              <w:right w:val="nil"/>
              <w:between w:val="nil"/>
            </w:pBdr>
            <w:tabs>
              <w:tab w:val="left" w:pos="1320"/>
              <w:tab w:val="right" w:pos="9350"/>
            </w:tabs>
            <w:spacing w:after="100"/>
            <w:ind w:left="480"/>
            <w:rPr>
              <w:rFonts w:ascii="Cambria" w:eastAsia="Cambria" w:hAnsi="Cambria" w:cs="Cambria"/>
              <w:noProof/>
              <w:color w:val="000000"/>
              <w:sz w:val="22"/>
              <w:szCs w:val="22"/>
            </w:rPr>
          </w:pPr>
          <w:hyperlink w:anchor="_3hv69ve">
            <w:r w:rsidRPr="006C5D4D">
              <w:rPr>
                <w:noProof/>
                <w:color w:val="000000"/>
              </w:rPr>
              <w:t>3.5.9.</w:t>
            </w:r>
          </w:hyperlink>
          <w:hyperlink w:anchor="_3hv69ve">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_3hv69ve \h </w:instrText>
          </w:r>
          <w:r w:rsidRPr="006C5D4D">
            <w:rPr>
              <w:noProof/>
            </w:rPr>
          </w:r>
          <w:r w:rsidRPr="006C5D4D">
            <w:rPr>
              <w:noProof/>
            </w:rPr>
            <w:fldChar w:fldCharType="separate"/>
          </w:r>
          <w:r w:rsidRPr="006C5D4D">
            <w:rPr>
              <w:noProof/>
              <w:color w:val="000000"/>
            </w:rPr>
            <w:t>Biểu đồ tuần tự ca sử dụng “Tạo đơn xin nghỉ”</w:t>
          </w:r>
          <w:r w:rsidRPr="006C5D4D">
            <w:rPr>
              <w:noProof/>
              <w:color w:val="000000"/>
            </w:rPr>
            <w:tab/>
            <w:t>55</w:t>
          </w:r>
          <w:r w:rsidRPr="006C5D4D">
            <w:rPr>
              <w:noProof/>
            </w:rPr>
            <w:fldChar w:fldCharType="end"/>
          </w:r>
        </w:p>
        <w:p w14:paraId="72962964"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4h042r0">
            <w:r w:rsidRPr="006C5D4D">
              <w:rPr>
                <w:noProof/>
                <w:color w:val="000000"/>
              </w:rPr>
              <w:t xml:space="preserve">3.5.10.   </w:t>
            </w:r>
          </w:hyperlink>
          <w:hyperlink w:anchor="_4h042r0">
            <w:r w:rsidRPr="006C5D4D">
              <w:rPr>
                <w:noProof/>
              </w:rPr>
              <w:t>Biểu</w:t>
            </w:r>
          </w:hyperlink>
          <w:hyperlink w:anchor="_4h042r0">
            <w:r w:rsidRPr="006C5D4D">
              <w:rPr>
                <w:noProof/>
                <w:color w:val="000000"/>
              </w:rPr>
              <w:t xml:space="preserve"> đồ tuần tự ca sử dụng “Phản hồi đơn xin nghỉ”</w:t>
            </w:r>
            <w:r w:rsidRPr="006C5D4D">
              <w:rPr>
                <w:noProof/>
                <w:color w:val="000000"/>
              </w:rPr>
              <w:tab/>
              <w:t>56</w:t>
            </w:r>
          </w:hyperlink>
        </w:p>
        <w:p w14:paraId="05BED000"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1baon6m">
            <w:r w:rsidRPr="006C5D4D">
              <w:rPr>
                <w:noProof/>
                <w:color w:val="000000"/>
              </w:rPr>
              <w:t>3.5.11.   Biều đồ tuần tự ca sử dụng “Xem báo cáo từ Jira software”</w:t>
            </w:r>
            <w:r w:rsidRPr="006C5D4D">
              <w:rPr>
                <w:noProof/>
                <w:color w:val="000000"/>
              </w:rPr>
              <w:tab/>
              <w:t>57</w:t>
            </w:r>
          </w:hyperlink>
        </w:p>
        <w:p w14:paraId="043E4E6B"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2afmg28">
            <w:r w:rsidRPr="006C5D4D">
              <w:rPr>
                <w:noProof/>
                <w:color w:val="000000"/>
              </w:rPr>
              <w:t xml:space="preserve">3.5.12.  </w:t>
            </w:r>
            <w:r w:rsidRPr="006C5D4D">
              <w:rPr>
                <w:noProof/>
                <w:color w:val="000000"/>
              </w:rPr>
              <w:t xml:space="preserve"> Biểu đồ tuần tự ca sử dụng “Chỉ định báo cáo từ Jira về hệ thống”</w:t>
            </w:r>
            <w:r w:rsidRPr="006C5D4D">
              <w:rPr>
                <w:noProof/>
                <w:color w:val="000000"/>
              </w:rPr>
              <w:tab/>
              <w:t>58</w:t>
            </w:r>
          </w:hyperlink>
        </w:p>
        <w:p w14:paraId="65531E1C"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39kk8xu">
            <w:r w:rsidRPr="006C5D4D">
              <w:rPr>
                <w:noProof/>
                <w:color w:val="000000"/>
              </w:rPr>
              <w:t>3.5.13.   Biểu đồ tuần tự ca sử dụng “Đóng/kích hoạt dự án”</w:t>
            </w:r>
            <w:r w:rsidRPr="006C5D4D">
              <w:rPr>
                <w:noProof/>
                <w:color w:val="000000"/>
              </w:rPr>
              <w:tab/>
              <w:t>59</w:t>
            </w:r>
          </w:hyperlink>
        </w:p>
        <w:p w14:paraId="40B6FDB3"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48pi1tg">
            <w:r w:rsidRPr="006C5D4D">
              <w:rPr>
                <w:noProof/>
                <w:color w:val="000000"/>
              </w:rPr>
              <w:t xml:space="preserve">3.5.14.   </w:t>
            </w:r>
          </w:hyperlink>
          <w:hyperlink w:anchor="_48pi1tg">
            <w:r w:rsidRPr="006C5D4D">
              <w:rPr>
                <w:noProof/>
              </w:rPr>
              <w:t>Biểu</w:t>
            </w:r>
          </w:hyperlink>
          <w:hyperlink w:anchor="_48pi1tg">
            <w:r w:rsidRPr="006C5D4D">
              <w:rPr>
                <w:noProof/>
                <w:color w:val="000000"/>
              </w:rPr>
              <w:t xml:space="preserve"> đồ tuần tự ca sử dụng “Quản lý file drive”</w:t>
            </w:r>
            <w:r w:rsidRPr="006C5D4D">
              <w:rPr>
                <w:noProof/>
                <w:color w:val="000000"/>
              </w:rPr>
              <w:tab/>
              <w:t>60</w:t>
            </w:r>
          </w:hyperlink>
        </w:p>
        <w:p w14:paraId="472F9A96" w14:textId="77777777" w:rsidR="00482889" w:rsidRPr="006C5D4D" w:rsidRDefault="00DE60BA">
          <w:pPr>
            <w:pBdr>
              <w:top w:val="nil"/>
              <w:left w:val="nil"/>
              <w:bottom w:val="nil"/>
              <w:right w:val="nil"/>
              <w:between w:val="nil"/>
            </w:pBdr>
            <w:tabs>
              <w:tab w:val="left" w:pos="1320"/>
              <w:tab w:val="right" w:pos="9350"/>
            </w:tabs>
            <w:spacing w:after="100"/>
            <w:rPr>
              <w:rFonts w:ascii="Cambria" w:eastAsia="Cambria" w:hAnsi="Cambria" w:cs="Cambria"/>
              <w:noProof/>
              <w:color w:val="000000"/>
              <w:sz w:val="22"/>
              <w:szCs w:val="22"/>
            </w:rPr>
          </w:pPr>
          <w:hyperlink w:anchor="_1302m92">
            <w:r w:rsidRPr="006C5D4D">
              <w:rPr>
                <w:noProof/>
                <w:color w:val="000000"/>
              </w:rPr>
              <w:t>Chương 4.</w:t>
            </w:r>
          </w:hyperlink>
          <w:hyperlink w:anchor="_1302m92">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_1302m92 \h </w:instrText>
          </w:r>
          <w:r w:rsidRPr="006C5D4D">
            <w:rPr>
              <w:noProof/>
            </w:rPr>
          </w:r>
          <w:r w:rsidRPr="006C5D4D">
            <w:rPr>
              <w:noProof/>
            </w:rPr>
            <w:fldChar w:fldCharType="separate"/>
          </w:r>
          <w:r w:rsidRPr="006C5D4D">
            <w:rPr>
              <w:noProof/>
              <w:color w:val="000000"/>
            </w:rPr>
            <w:t>THIẾT KẾ VÀ XÂY DỰNG HỆ THỐNG</w:t>
          </w:r>
          <w:r w:rsidRPr="006C5D4D">
            <w:rPr>
              <w:noProof/>
              <w:color w:val="000000"/>
            </w:rPr>
            <w:tab/>
            <w:t>62</w:t>
          </w:r>
          <w:r w:rsidRPr="006C5D4D">
            <w:rPr>
              <w:noProof/>
            </w:rPr>
            <w:fldChar w:fldCharType="end"/>
          </w:r>
        </w:p>
        <w:p w14:paraId="084A4F2D" w14:textId="77777777" w:rsidR="00482889" w:rsidRPr="006C5D4D" w:rsidRDefault="00DE60BA">
          <w:pPr>
            <w:pBdr>
              <w:top w:val="nil"/>
              <w:left w:val="nil"/>
              <w:bottom w:val="nil"/>
              <w:right w:val="nil"/>
              <w:between w:val="nil"/>
            </w:pBdr>
            <w:tabs>
              <w:tab w:val="left" w:pos="880"/>
              <w:tab w:val="right" w:pos="9350"/>
            </w:tabs>
            <w:spacing w:after="100"/>
            <w:ind w:left="240"/>
            <w:rPr>
              <w:rFonts w:ascii="Cambria" w:eastAsia="Cambria" w:hAnsi="Cambria" w:cs="Cambria"/>
              <w:noProof/>
              <w:color w:val="000000"/>
              <w:sz w:val="22"/>
              <w:szCs w:val="22"/>
            </w:rPr>
          </w:pPr>
          <w:hyperlink w:anchor="_3mzq4wv">
            <w:r w:rsidRPr="006C5D4D">
              <w:rPr>
                <w:noProof/>
                <w:color w:val="000000"/>
              </w:rPr>
              <w:t>4.1.</w:t>
            </w:r>
          </w:hyperlink>
          <w:hyperlink w:anchor="_3mzq4wv">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_3mzq4wv \h </w:instrText>
          </w:r>
          <w:r w:rsidRPr="006C5D4D">
            <w:rPr>
              <w:noProof/>
            </w:rPr>
          </w:r>
          <w:r w:rsidRPr="006C5D4D">
            <w:rPr>
              <w:noProof/>
            </w:rPr>
            <w:fldChar w:fldCharType="separate"/>
          </w:r>
          <w:r w:rsidRPr="006C5D4D">
            <w:rPr>
              <w:noProof/>
              <w:color w:val="000000"/>
            </w:rPr>
            <w:t>Thiết kế kiến trúc</w:t>
          </w:r>
          <w:r w:rsidRPr="006C5D4D">
            <w:rPr>
              <w:noProof/>
              <w:color w:val="000000"/>
            </w:rPr>
            <w:tab/>
            <w:t>62</w:t>
          </w:r>
          <w:r w:rsidRPr="006C5D4D">
            <w:rPr>
              <w:noProof/>
            </w:rPr>
            <w:fldChar w:fldCharType="end"/>
          </w:r>
        </w:p>
        <w:p w14:paraId="25CC2D4B" w14:textId="77777777" w:rsidR="00482889" w:rsidRPr="006C5D4D" w:rsidRDefault="00DE60BA">
          <w:pPr>
            <w:pBdr>
              <w:top w:val="nil"/>
              <w:left w:val="nil"/>
              <w:bottom w:val="nil"/>
              <w:right w:val="nil"/>
              <w:between w:val="nil"/>
            </w:pBdr>
            <w:tabs>
              <w:tab w:val="left" w:pos="880"/>
              <w:tab w:val="right" w:pos="9350"/>
            </w:tabs>
            <w:spacing w:after="100"/>
            <w:ind w:left="240"/>
            <w:rPr>
              <w:rFonts w:ascii="Cambria" w:eastAsia="Cambria" w:hAnsi="Cambria" w:cs="Cambria"/>
              <w:noProof/>
              <w:color w:val="000000"/>
              <w:sz w:val="22"/>
              <w:szCs w:val="22"/>
            </w:rPr>
          </w:pPr>
          <w:hyperlink w:anchor="_haapch">
            <w:r w:rsidRPr="006C5D4D">
              <w:rPr>
                <w:noProof/>
                <w:color w:val="000000"/>
              </w:rPr>
              <w:t>4.2.</w:t>
            </w:r>
          </w:hyperlink>
          <w:hyperlink w:anchor="_haapch">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_haapch \h </w:instrText>
          </w:r>
          <w:r w:rsidRPr="006C5D4D">
            <w:rPr>
              <w:noProof/>
            </w:rPr>
          </w:r>
          <w:r w:rsidRPr="006C5D4D">
            <w:rPr>
              <w:noProof/>
            </w:rPr>
            <w:fldChar w:fldCharType="separate"/>
          </w:r>
          <w:r w:rsidRPr="006C5D4D">
            <w:rPr>
              <w:noProof/>
              <w:color w:val="000000"/>
            </w:rPr>
            <w:t>Thiết kế cơ sở dữ liệu</w:t>
          </w:r>
          <w:r w:rsidRPr="006C5D4D">
            <w:rPr>
              <w:noProof/>
              <w:color w:val="000000"/>
            </w:rPr>
            <w:tab/>
            <w:t>63</w:t>
          </w:r>
          <w:r w:rsidRPr="006C5D4D">
            <w:rPr>
              <w:noProof/>
            </w:rPr>
            <w:fldChar w:fldCharType="end"/>
          </w:r>
        </w:p>
        <w:p w14:paraId="24F255B6" w14:textId="77777777" w:rsidR="00482889" w:rsidRPr="006C5D4D" w:rsidRDefault="00DE60BA">
          <w:pPr>
            <w:pBdr>
              <w:top w:val="nil"/>
              <w:left w:val="nil"/>
              <w:bottom w:val="nil"/>
              <w:right w:val="nil"/>
              <w:between w:val="nil"/>
            </w:pBdr>
            <w:tabs>
              <w:tab w:val="right" w:pos="9350"/>
            </w:tabs>
            <w:spacing w:after="100"/>
            <w:ind w:left="240"/>
            <w:rPr>
              <w:rFonts w:ascii="Cambria" w:eastAsia="Cambria" w:hAnsi="Cambria" w:cs="Cambria"/>
              <w:noProof/>
              <w:color w:val="000000"/>
              <w:sz w:val="22"/>
              <w:szCs w:val="22"/>
            </w:rPr>
          </w:pPr>
          <w:hyperlink w:anchor="_4du1wux">
            <w:r w:rsidRPr="006C5D4D">
              <w:rPr>
                <w:noProof/>
                <w:color w:val="000000"/>
              </w:rPr>
              <w:t>4.3.     Cài đặt hệ thống</w:t>
            </w:r>
            <w:r w:rsidRPr="006C5D4D">
              <w:rPr>
                <w:noProof/>
                <w:color w:val="000000"/>
              </w:rPr>
              <w:tab/>
              <w:t>68</w:t>
            </w:r>
          </w:hyperlink>
        </w:p>
        <w:p w14:paraId="7FCEFB2F" w14:textId="77777777" w:rsidR="00482889" w:rsidRPr="006C5D4D" w:rsidRDefault="00DE60BA">
          <w:pPr>
            <w:pBdr>
              <w:top w:val="nil"/>
              <w:left w:val="nil"/>
              <w:bottom w:val="nil"/>
              <w:right w:val="nil"/>
              <w:between w:val="nil"/>
            </w:pBdr>
            <w:tabs>
              <w:tab w:val="right" w:pos="9350"/>
            </w:tabs>
            <w:spacing w:after="100"/>
            <w:ind w:left="480"/>
            <w:rPr>
              <w:rFonts w:ascii="Cambria" w:eastAsia="Cambria" w:hAnsi="Cambria" w:cs="Cambria"/>
              <w:noProof/>
              <w:color w:val="000000"/>
              <w:sz w:val="22"/>
              <w:szCs w:val="22"/>
            </w:rPr>
          </w:pPr>
          <w:hyperlink w:anchor="_2szc72q">
            <w:r w:rsidRPr="006C5D4D">
              <w:rPr>
                <w:noProof/>
                <w:color w:val="000000"/>
              </w:rPr>
              <w:t>4.3.1.     Xây dựng cấu trúc hệ thống</w:t>
            </w:r>
            <w:r w:rsidRPr="006C5D4D">
              <w:rPr>
                <w:noProof/>
                <w:color w:val="000000"/>
              </w:rPr>
              <w:tab/>
              <w:t>69</w:t>
            </w:r>
          </w:hyperlink>
        </w:p>
        <w:p w14:paraId="428732A2" w14:textId="77777777" w:rsidR="00482889" w:rsidRPr="006C5D4D" w:rsidRDefault="00DE60BA">
          <w:pPr>
            <w:pBdr>
              <w:top w:val="nil"/>
              <w:left w:val="nil"/>
              <w:bottom w:val="nil"/>
              <w:right w:val="nil"/>
              <w:between w:val="nil"/>
            </w:pBdr>
            <w:tabs>
              <w:tab w:val="left" w:pos="1320"/>
              <w:tab w:val="right" w:pos="9350"/>
            </w:tabs>
            <w:spacing w:after="100"/>
            <w:rPr>
              <w:rFonts w:ascii="Cambria" w:eastAsia="Cambria" w:hAnsi="Cambria" w:cs="Cambria"/>
              <w:noProof/>
              <w:color w:val="000000"/>
              <w:sz w:val="22"/>
              <w:szCs w:val="22"/>
            </w:rPr>
          </w:pPr>
          <w:hyperlink w:anchor="_3s49zyc">
            <w:r w:rsidRPr="006C5D4D">
              <w:rPr>
                <w:noProof/>
                <w:color w:val="000000"/>
              </w:rPr>
              <w:t>Chương 5.</w:t>
            </w:r>
          </w:hyperlink>
          <w:hyperlink w:anchor="_3s49zyc">
            <w:r w:rsidRPr="006C5D4D">
              <w:rPr>
                <w:rFonts w:ascii="Cambria" w:eastAsia="Cambria" w:hAnsi="Cambria" w:cs="Cambria"/>
                <w:noProof/>
                <w:color w:val="000000"/>
                <w:sz w:val="22"/>
                <w:szCs w:val="22"/>
              </w:rPr>
              <w:tab/>
            </w:r>
          </w:hyperlink>
          <w:r w:rsidRPr="006C5D4D">
            <w:rPr>
              <w:noProof/>
            </w:rPr>
            <w:fldChar w:fldCharType="begin"/>
          </w:r>
          <w:r w:rsidRPr="006C5D4D">
            <w:rPr>
              <w:noProof/>
            </w:rPr>
            <w:instrText xml:space="preserve"> PAGEREF _3s49zyc \h </w:instrText>
          </w:r>
          <w:r w:rsidRPr="006C5D4D">
            <w:rPr>
              <w:noProof/>
            </w:rPr>
          </w:r>
          <w:r w:rsidRPr="006C5D4D">
            <w:rPr>
              <w:noProof/>
            </w:rPr>
            <w:fldChar w:fldCharType="separate"/>
          </w:r>
          <w:r w:rsidRPr="006C5D4D">
            <w:rPr>
              <w:noProof/>
              <w:color w:val="000000"/>
            </w:rPr>
            <w:t>TRIỂN KHAI THỰC TẾ</w:t>
          </w:r>
          <w:r w:rsidRPr="006C5D4D">
            <w:rPr>
              <w:noProof/>
              <w:color w:val="000000"/>
            </w:rPr>
            <w:tab/>
            <w:t>72</w:t>
          </w:r>
          <w:r w:rsidRPr="006C5D4D">
            <w:rPr>
              <w:noProof/>
            </w:rPr>
            <w:fldChar w:fldCharType="end"/>
          </w:r>
        </w:p>
        <w:p w14:paraId="57AE54BB" w14:textId="77777777" w:rsidR="00482889" w:rsidRPr="006C5D4D" w:rsidRDefault="00DE60BA">
          <w:pPr>
            <w:pBdr>
              <w:top w:val="nil"/>
              <w:left w:val="nil"/>
              <w:bottom w:val="nil"/>
              <w:right w:val="nil"/>
              <w:between w:val="nil"/>
            </w:pBdr>
            <w:tabs>
              <w:tab w:val="right" w:pos="9350"/>
            </w:tabs>
            <w:spacing w:after="100"/>
            <w:ind w:left="240"/>
            <w:rPr>
              <w:rFonts w:ascii="Cambria" w:eastAsia="Cambria" w:hAnsi="Cambria" w:cs="Cambria"/>
              <w:noProof/>
              <w:color w:val="000000"/>
              <w:sz w:val="22"/>
              <w:szCs w:val="22"/>
            </w:rPr>
          </w:pPr>
          <w:hyperlink w:anchor="_279ka65">
            <w:r w:rsidRPr="006C5D4D">
              <w:rPr>
                <w:noProof/>
                <w:color w:val="000000"/>
              </w:rPr>
              <w:t xml:space="preserve">5.1.   </w:t>
            </w:r>
            <w:r w:rsidRPr="006C5D4D">
              <w:rPr>
                <w:noProof/>
                <w:color w:val="000000"/>
              </w:rPr>
              <w:t xml:space="preserve"> Môi trường triển khai</w:t>
            </w:r>
            <w:r w:rsidRPr="006C5D4D">
              <w:rPr>
                <w:noProof/>
                <w:color w:val="000000"/>
              </w:rPr>
              <w:tab/>
              <w:t>72</w:t>
            </w:r>
          </w:hyperlink>
        </w:p>
        <w:p w14:paraId="55F568A4" w14:textId="77777777" w:rsidR="00482889" w:rsidRPr="006C5D4D" w:rsidRDefault="00DE60BA">
          <w:pPr>
            <w:pBdr>
              <w:top w:val="nil"/>
              <w:left w:val="nil"/>
              <w:bottom w:val="nil"/>
              <w:right w:val="nil"/>
              <w:between w:val="nil"/>
            </w:pBdr>
            <w:tabs>
              <w:tab w:val="right" w:pos="9350"/>
            </w:tabs>
            <w:spacing w:after="100"/>
            <w:ind w:left="240"/>
            <w:rPr>
              <w:rFonts w:ascii="Cambria" w:eastAsia="Cambria" w:hAnsi="Cambria" w:cs="Cambria"/>
              <w:noProof/>
              <w:color w:val="000000"/>
              <w:sz w:val="22"/>
              <w:szCs w:val="22"/>
            </w:rPr>
          </w:pPr>
          <w:hyperlink w:anchor="_36ei31r">
            <w:r w:rsidRPr="006C5D4D">
              <w:rPr>
                <w:noProof/>
                <w:color w:val="000000"/>
              </w:rPr>
              <w:t>5.2     Kết quả triển khai</w:t>
            </w:r>
            <w:r w:rsidRPr="006C5D4D">
              <w:rPr>
                <w:noProof/>
                <w:color w:val="000000"/>
              </w:rPr>
              <w:tab/>
              <w:t>72</w:t>
            </w:r>
          </w:hyperlink>
        </w:p>
        <w:p w14:paraId="42BC4C32" w14:textId="77777777" w:rsidR="00482889" w:rsidRPr="006C5D4D" w:rsidRDefault="00DE60BA">
          <w:pPr>
            <w:pBdr>
              <w:top w:val="nil"/>
              <w:left w:val="nil"/>
              <w:bottom w:val="nil"/>
              <w:right w:val="nil"/>
              <w:between w:val="nil"/>
            </w:pBdr>
            <w:tabs>
              <w:tab w:val="right" w:pos="9350"/>
            </w:tabs>
            <w:spacing w:after="100"/>
            <w:rPr>
              <w:rFonts w:ascii="Cambria" w:eastAsia="Cambria" w:hAnsi="Cambria" w:cs="Cambria"/>
              <w:noProof/>
              <w:color w:val="000000"/>
              <w:sz w:val="22"/>
              <w:szCs w:val="22"/>
            </w:rPr>
          </w:pPr>
          <w:hyperlink w:anchor="_2y3w247">
            <w:r w:rsidRPr="006C5D4D">
              <w:rPr>
                <w:noProof/>
                <w:color w:val="000000"/>
              </w:rPr>
              <w:t>CHƯƠNG 6.   KẾT LUẬN</w:t>
            </w:r>
            <w:r w:rsidRPr="006C5D4D">
              <w:rPr>
                <w:noProof/>
                <w:color w:val="000000"/>
              </w:rPr>
              <w:tab/>
              <w:t>79</w:t>
            </w:r>
          </w:hyperlink>
        </w:p>
        <w:p w14:paraId="4CC3F43A" w14:textId="77777777" w:rsidR="00482889" w:rsidRPr="006C5D4D" w:rsidRDefault="00DE60BA">
          <w:pPr>
            <w:pBdr>
              <w:top w:val="nil"/>
              <w:left w:val="nil"/>
              <w:bottom w:val="nil"/>
              <w:right w:val="nil"/>
              <w:between w:val="nil"/>
            </w:pBdr>
            <w:tabs>
              <w:tab w:val="right" w:pos="9350"/>
            </w:tabs>
            <w:spacing w:after="100"/>
            <w:ind w:left="240"/>
            <w:rPr>
              <w:rFonts w:ascii="Cambria" w:eastAsia="Cambria" w:hAnsi="Cambria" w:cs="Cambria"/>
              <w:noProof/>
              <w:color w:val="000000"/>
              <w:sz w:val="22"/>
              <w:szCs w:val="22"/>
            </w:rPr>
          </w:pPr>
          <w:hyperlink w:anchor="_1d96cc0">
            <w:r w:rsidRPr="006C5D4D">
              <w:rPr>
                <w:noProof/>
                <w:color w:val="000000"/>
              </w:rPr>
              <w:t>6.1.    Kết quả đạt được</w:t>
            </w:r>
            <w:r w:rsidRPr="006C5D4D">
              <w:rPr>
                <w:noProof/>
                <w:color w:val="000000"/>
              </w:rPr>
              <w:tab/>
              <w:t>79</w:t>
            </w:r>
          </w:hyperlink>
        </w:p>
        <w:p w14:paraId="147D3BA6" w14:textId="77777777" w:rsidR="00482889" w:rsidRPr="006C5D4D" w:rsidRDefault="00DE60BA">
          <w:pPr>
            <w:pBdr>
              <w:top w:val="nil"/>
              <w:left w:val="nil"/>
              <w:bottom w:val="nil"/>
              <w:right w:val="nil"/>
              <w:between w:val="nil"/>
            </w:pBdr>
            <w:tabs>
              <w:tab w:val="right" w:pos="9350"/>
            </w:tabs>
            <w:spacing w:after="100"/>
            <w:ind w:left="240"/>
            <w:rPr>
              <w:rFonts w:ascii="Cambria" w:eastAsia="Cambria" w:hAnsi="Cambria" w:cs="Cambria"/>
              <w:noProof/>
              <w:color w:val="000000"/>
              <w:sz w:val="22"/>
              <w:szCs w:val="22"/>
            </w:rPr>
          </w:pPr>
          <w:hyperlink w:anchor="_2ce457m">
            <w:r w:rsidRPr="006C5D4D">
              <w:rPr>
                <w:noProof/>
                <w:color w:val="000000"/>
              </w:rPr>
              <w:t>6.2.    Định hướng phát triển</w:t>
            </w:r>
            <w:r w:rsidRPr="006C5D4D">
              <w:rPr>
                <w:noProof/>
                <w:color w:val="000000"/>
              </w:rPr>
              <w:tab/>
              <w:t>79</w:t>
            </w:r>
          </w:hyperlink>
        </w:p>
        <w:p w14:paraId="23661C55" w14:textId="77777777" w:rsidR="00482889" w:rsidRPr="006C5D4D" w:rsidRDefault="00DE60BA">
          <w:pPr>
            <w:rPr>
              <w:noProof/>
            </w:rPr>
          </w:pPr>
          <w:r w:rsidRPr="006C5D4D">
            <w:rPr>
              <w:noProof/>
            </w:rPr>
            <w:fldChar w:fldCharType="end"/>
          </w:r>
        </w:p>
      </w:sdtContent>
    </w:sdt>
    <w:p w14:paraId="1F59B83B" w14:textId="77777777" w:rsidR="00482889" w:rsidRPr="006C5D4D" w:rsidRDefault="00482889">
      <w:pPr>
        <w:spacing w:before="40"/>
        <w:rPr>
          <w:noProof/>
        </w:rPr>
      </w:pPr>
    </w:p>
    <w:p w14:paraId="4FFD709F" w14:textId="77777777" w:rsidR="00482889" w:rsidRPr="006C5D4D" w:rsidRDefault="00482889">
      <w:pPr>
        <w:spacing w:before="40"/>
        <w:rPr>
          <w:noProof/>
        </w:rPr>
      </w:pPr>
    </w:p>
    <w:p w14:paraId="48D65EA6" w14:textId="77777777" w:rsidR="00482889" w:rsidRPr="006C5D4D" w:rsidRDefault="00482889">
      <w:pPr>
        <w:spacing w:before="40"/>
        <w:rPr>
          <w:noProof/>
        </w:rPr>
      </w:pPr>
    </w:p>
    <w:p w14:paraId="62F9ECCE" w14:textId="77777777" w:rsidR="00482889" w:rsidRPr="006C5D4D" w:rsidRDefault="00482889">
      <w:pPr>
        <w:spacing w:before="40"/>
        <w:rPr>
          <w:noProof/>
        </w:rPr>
      </w:pPr>
    </w:p>
    <w:p w14:paraId="28FE8742" w14:textId="77777777" w:rsidR="00482889" w:rsidRPr="006C5D4D" w:rsidRDefault="00482889">
      <w:pPr>
        <w:spacing w:before="40"/>
        <w:rPr>
          <w:noProof/>
        </w:rPr>
      </w:pPr>
    </w:p>
    <w:p w14:paraId="4797C272" w14:textId="77777777" w:rsidR="00482889" w:rsidRPr="006C5D4D" w:rsidRDefault="00482889">
      <w:pPr>
        <w:spacing w:before="40"/>
        <w:rPr>
          <w:noProof/>
        </w:rPr>
      </w:pPr>
    </w:p>
    <w:p w14:paraId="240B7698" w14:textId="77777777" w:rsidR="00482889" w:rsidRPr="006C5D4D" w:rsidRDefault="00482889">
      <w:pPr>
        <w:spacing w:before="40"/>
        <w:rPr>
          <w:noProof/>
        </w:rPr>
      </w:pPr>
    </w:p>
    <w:p w14:paraId="66D15D43" w14:textId="77777777" w:rsidR="00482889" w:rsidRPr="006C5D4D" w:rsidRDefault="00482889">
      <w:pPr>
        <w:spacing w:before="40"/>
        <w:rPr>
          <w:noProof/>
        </w:rPr>
      </w:pPr>
    </w:p>
    <w:p w14:paraId="08F3CE73" w14:textId="77777777" w:rsidR="00482889" w:rsidRPr="006C5D4D" w:rsidRDefault="00482889">
      <w:pPr>
        <w:spacing w:before="40"/>
        <w:rPr>
          <w:noProof/>
        </w:rPr>
      </w:pPr>
    </w:p>
    <w:p w14:paraId="0C43D5F7" w14:textId="77777777" w:rsidR="00482889" w:rsidRPr="006C5D4D" w:rsidRDefault="00482889">
      <w:pPr>
        <w:spacing w:before="40"/>
        <w:rPr>
          <w:noProof/>
        </w:rPr>
      </w:pPr>
    </w:p>
    <w:p w14:paraId="21742373" w14:textId="77777777" w:rsidR="00482889" w:rsidRPr="006C5D4D" w:rsidRDefault="00482889">
      <w:pPr>
        <w:spacing w:before="40"/>
        <w:rPr>
          <w:noProof/>
        </w:rPr>
      </w:pPr>
    </w:p>
    <w:p w14:paraId="7F80A786" w14:textId="77777777" w:rsidR="00482889" w:rsidRPr="006C5D4D" w:rsidRDefault="00482889">
      <w:pPr>
        <w:spacing w:before="40"/>
        <w:rPr>
          <w:noProof/>
        </w:rPr>
      </w:pPr>
    </w:p>
    <w:p w14:paraId="05A7BB17" w14:textId="77777777" w:rsidR="00482889" w:rsidRPr="006C5D4D" w:rsidRDefault="00482889">
      <w:pPr>
        <w:spacing w:before="40"/>
        <w:rPr>
          <w:noProof/>
        </w:rPr>
      </w:pPr>
    </w:p>
    <w:p w14:paraId="0EC11B21" w14:textId="77777777" w:rsidR="00482889" w:rsidRPr="006C5D4D" w:rsidRDefault="00482889">
      <w:pPr>
        <w:rPr>
          <w:noProof/>
        </w:rPr>
      </w:pPr>
      <w:bookmarkStart w:id="5" w:name="_tyjcwt" w:colFirst="0" w:colLast="0"/>
      <w:bookmarkEnd w:id="5"/>
    </w:p>
    <w:p w14:paraId="213A7631" w14:textId="77777777" w:rsidR="00482889" w:rsidRPr="006C5D4D" w:rsidRDefault="00DE60BA">
      <w:pPr>
        <w:rPr>
          <w:b/>
          <w:noProof/>
          <w:color w:val="000000"/>
          <w:sz w:val="32"/>
          <w:szCs w:val="32"/>
        </w:rPr>
      </w:pPr>
      <w:r w:rsidRPr="006C5D4D">
        <w:rPr>
          <w:noProof/>
        </w:rPr>
        <w:br w:type="page"/>
      </w:r>
    </w:p>
    <w:p w14:paraId="5AD4E7ED" w14:textId="77777777" w:rsidR="00482889" w:rsidRPr="006C5D4D" w:rsidRDefault="00DE60BA">
      <w:pPr>
        <w:pBdr>
          <w:top w:val="nil"/>
          <w:left w:val="nil"/>
          <w:bottom w:val="nil"/>
          <w:right w:val="nil"/>
          <w:between w:val="nil"/>
        </w:pBdr>
        <w:tabs>
          <w:tab w:val="right" w:pos="9350"/>
        </w:tabs>
        <w:jc w:val="center"/>
        <w:rPr>
          <w:b/>
          <w:noProof/>
          <w:color w:val="000000"/>
          <w:sz w:val="32"/>
          <w:szCs w:val="32"/>
        </w:rPr>
      </w:pPr>
      <w:r w:rsidRPr="006C5D4D">
        <w:rPr>
          <w:b/>
          <w:noProof/>
          <w:color w:val="000000"/>
          <w:sz w:val="32"/>
          <w:szCs w:val="32"/>
        </w:rPr>
        <w:lastRenderedPageBreak/>
        <w:t>Danh mục hình ảnh</w:t>
      </w:r>
    </w:p>
    <w:sdt>
      <w:sdtPr>
        <w:rPr>
          <w:noProof/>
        </w:rPr>
        <w:id w:val="-507676129"/>
        <w:docPartObj>
          <w:docPartGallery w:val="Table of Contents"/>
          <w:docPartUnique/>
        </w:docPartObj>
      </w:sdtPr>
      <w:sdtEndPr/>
      <w:sdtContent>
        <w:p w14:paraId="34D25CCB"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r w:rsidRPr="006C5D4D">
            <w:rPr>
              <w:noProof/>
            </w:rPr>
            <w:fldChar w:fldCharType="begin"/>
          </w:r>
          <w:r w:rsidRPr="006C5D4D">
            <w:rPr>
              <w:noProof/>
            </w:rPr>
            <w:instrText xml:space="preserve"> TOC \h \u \z </w:instrText>
          </w:r>
          <w:r w:rsidRPr="006C5D4D">
            <w:rPr>
              <w:noProof/>
            </w:rPr>
            <w:fldChar w:fldCharType="separate"/>
          </w:r>
          <w:hyperlink w:anchor="_35nkun2">
            <w:r w:rsidRPr="006C5D4D">
              <w:rPr>
                <w:noProof/>
                <w:color w:val="000000"/>
                <w:sz w:val="26"/>
                <w:szCs w:val="26"/>
              </w:rPr>
              <w:t>Hình 2.1 Mô hình Firebase RESTFUL API</w:t>
            </w:r>
            <w:r w:rsidRPr="006C5D4D">
              <w:rPr>
                <w:noProof/>
                <w:color w:val="000000"/>
                <w:sz w:val="26"/>
                <w:szCs w:val="26"/>
              </w:rPr>
              <w:tab/>
              <w:t>13</w:t>
            </w:r>
          </w:hyperlink>
        </w:p>
        <w:p w14:paraId="053EAE98"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44sinio">
            <w:r w:rsidRPr="006C5D4D">
              <w:rPr>
                <w:noProof/>
                <w:color w:val="000000"/>
                <w:sz w:val="26"/>
                <w:szCs w:val="26"/>
              </w:rPr>
              <w:t>Hình 2.2 Các ứng dụng phổ biến firebase hỗ trợ đăng nhập</w:t>
            </w:r>
            <w:r w:rsidRPr="006C5D4D">
              <w:rPr>
                <w:noProof/>
                <w:color w:val="000000"/>
                <w:sz w:val="26"/>
                <w:szCs w:val="26"/>
              </w:rPr>
              <w:tab/>
              <w:t>13</w:t>
            </w:r>
          </w:hyperlink>
        </w:p>
        <w:p w14:paraId="50BC9E56"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4i7ojhp">
            <w:r w:rsidRPr="006C5D4D">
              <w:rPr>
                <w:noProof/>
                <w:color w:val="000000"/>
                <w:sz w:val="26"/>
                <w:szCs w:val="26"/>
              </w:rPr>
              <w:t>Hình 2.3 Sơ đồ sử dụng Oauth 2.0 cho máy chủ Web</w:t>
            </w:r>
            <w:r w:rsidRPr="006C5D4D">
              <w:rPr>
                <w:noProof/>
                <w:color w:val="000000"/>
                <w:sz w:val="26"/>
                <w:szCs w:val="26"/>
              </w:rPr>
              <w:tab/>
              <w:t>18</w:t>
            </w:r>
          </w:hyperlink>
        </w:p>
        <w:p w14:paraId="6F132E05"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1ci93xb">
            <w:r w:rsidRPr="006C5D4D">
              <w:rPr>
                <w:noProof/>
                <w:color w:val="000000"/>
                <w:sz w:val="26"/>
                <w:szCs w:val="26"/>
              </w:rPr>
              <w:t>Hình 2.4 Sơ đồ sử dụng Google Drive API</w:t>
            </w:r>
            <w:r w:rsidRPr="006C5D4D">
              <w:rPr>
                <w:noProof/>
                <w:color w:val="000000"/>
                <w:sz w:val="26"/>
                <w:szCs w:val="26"/>
              </w:rPr>
              <w:tab/>
              <w:t>19</w:t>
            </w:r>
          </w:hyperlink>
        </w:p>
        <w:p w14:paraId="4DD95B6B"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ihv636">
            <w:r w:rsidRPr="006C5D4D">
              <w:rPr>
                <w:noProof/>
                <w:color w:val="000000"/>
                <w:sz w:val="26"/>
                <w:szCs w:val="26"/>
              </w:rPr>
              <w:t xml:space="preserve">Hình 3.1 </w:t>
            </w:r>
            <w:r w:rsidRPr="006C5D4D">
              <w:rPr>
                <w:noProof/>
                <w:color w:val="000000"/>
                <w:sz w:val="26"/>
                <w:szCs w:val="26"/>
              </w:rPr>
              <w:t>Biểu đồ ca sử dụng “Develop”</w:t>
            </w:r>
            <w:r w:rsidRPr="006C5D4D">
              <w:rPr>
                <w:noProof/>
                <w:color w:val="000000"/>
                <w:sz w:val="26"/>
                <w:szCs w:val="26"/>
              </w:rPr>
              <w:tab/>
              <w:t>26</w:t>
            </w:r>
          </w:hyperlink>
        </w:p>
        <w:p w14:paraId="2694FD67"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32hioqz">
            <w:r w:rsidRPr="006C5D4D">
              <w:rPr>
                <w:noProof/>
                <w:color w:val="000000"/>
                <w:sz w:val="26"/>
                <w:szCs w:val="26"/>
              </w:rPr>
              <w:t>Hình 3.2 Biểu đồ ca sử dụng “Admin”</w:t>
            </w:r>
            <w:r w:rsidRPr="006C5D4D">
              <w:rPr>
                <w:noProof/>
                <w:color w:val="000000"/>
                <w:sz w:val="26"/>
                <w:szCs w:val="26"/>
              </w:rPr>
              <w:tab/>
              <w:t>27</w:t>
            </w:r>
          </w:hyperlink>
        </w:p>
        <w:p w14:paraId="3CCA109D"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1hmsyys">
            <w:r w:rsidRPr="006C5D4D">
              <w:rPr>
                <w:noProof/>
                <w:color w:val="000000"/>
                <w:sz w:val="26"/>
                <w:szCs w:val="26"/>
              </w:rPr>
              <w:t>Hình 3.3 Biểu đồ ca sử dụng “Leader”</w:t>
            </w:r>
            <w:r w:rsidRPr="006C5D4D">
              <w:rPr>
                <w:noProof/>
                <w:color w:val="000000"/>
                <w:sz w:val="26"/>
                <w:szCs w:val="26"/>
              </w:rPr>
              <w:tab/>
              <w:t>28</w:t>
            </w:r>
          </w:hyperlink>
        </w:p>
        <w:p w14:paraId="2EEC39B8"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41mghml">
            <w:r w:rsidRPr="006C5D4D">
              <w:rPr>
                <w:noProof/>
                <w:color w:val="000000"/>
                <w:sz w:val="26"/>
                <w:szCs w:val="26"/>
              </w:rPr>
              <w:t>Hình 3.4. Biểu đồ ca sử dụng “Manager”</w:t>
            </w:r>
            <w:r w:rsidRPr="006C5D4D">
              <w:rPr>
                <w:noProof/>
                <w:color w:val="000000"/>
                <w:sz w:val="26"/>
                <w:szCs w:val="26"/>
              </w:rPr>
              <w:tab/>
              <w:t>29</w:t>
            </w:r>
          </w:hyperlink>
        </w:p>
        <w:p w14:paraId="376F03CA"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2dlolyb">
            <w:r w:rsidRPr="006C5D4D">
              <w:rPr>
                <w:noProof/>
                <w:color w:val="000000"/>
                <w:sz w:val="26"/>
                <w:szCs w:val="26"/>
              </w:rPr>
              <w:t>Hình 3.5 Sơ đồ tuần tự ca sử dụng “Đăng nhập”</w:t>
            </w:r>
            <w:r w:rsidRPr="006C5D4D">
              <w:rPr>
                <w:noProof/>
                <w:color w:val="000000"/>
                <w:sz w:val="26"/>
                <w:szCs w:val="26"/>
              </w:rPr>
              <w:tab/>
              <w:t>47</w:t>
            </w:r>
          </w:hyperlink>
        </w:p>
        <w:p w14:paraId="38F11BD9"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3cqmetx">
            <w:r w:rsidRPr="006C5D4D">
              <w:rPr>
                <w:noProof/>
                <w:color w:val="000000"/>
                <w:sz w:val="26"/>
                <w:szCs w:val="26"/>
              </w:rPr>
              <w:t>Hình 3.6 Sơ đồ tuần tự ca sử dụng “Thay đổi thông tin người dùng”</w:t>
            </w:r>
            <w:r w:rsidRPr="006C5D4D">
              <w:rPr>
                <w:noProof/>
                <w:color w:val="000000"/>
                <w:sz w:val="26"/>
                <w:szCs w:val="26"/>
              </w:rPr>
              <w:tab/>
              <w:t>48</w:t>
            </w:r>
          </w:hyperlink>
        </w:p>
        <w:p w14:paraId="14C627E8"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4bvk7pj">
            <w:r w:rsidRPr="006C5D4D">
              <w:rPr>
                <w:noProof/>
                <w:color w:val="000000"/>
                <w:sz w:val="26"/>
                <w:szCs w:val="26"/>
              </w:rPr>
              <w:t>Hình 3.7 Sơ đồ tuần tự ca sử dụng “Thêm tài khoản”</w:t>
            </w:r>
            <w:r w:rsidRPr="006C5D4D">
              <w:rPr>
                <w:noProof/>
                <w:color w:val="000000"/>
                <w:sz w:val="26"/>
                <w:szCs w:val="26"/>
              </w:rPr>
              <w:tab/>
              <w:t>49</w:t>
            </w:r>
          </w:hyperlink>
        </w:p>
        <w:p w14:paraId="10F59B1E"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1664s55">
            <w:r w:rsidRPr="006C5D4D">
              <w:rPr>
                <w:noProof/>
                <w:color w:val="000000"/>
                <w:sz w:val="26"/>
                <w:szCs w:val="26"/>
              </w:rPr>
              <w:t>Hình 3.8 Sơ đồ tuần tự ca sử dụng “Thêm báo cáo mới”</w:t>
            </w:r>
            <w:r w:rsidRPr="006C5D4D">
              <w:rPr>
                <w:noProof/>
                <w:color w:val="000000"/>
                <w:sz w:val="26"/>
                <w:szCs w:val="26"/>
              </w:rPr>
              <w:tab/>
              <w:t>50</w:t>
            </w:r>
          </w:hyperlink>
        </w:p>
        <w:p w14:paraId="394C8B57"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25b2l0r">
            <w:r w:rsidRPr="006C5D4D">
              <w:rPr>
                <w:noProof/>
                <w:color w:val="000000"/>
                <w:sz w:val="26"/>
                <w:szCs w:val="26"/>
              </w:rPr>
              <w:t>Hình 3.9 Sơ đồ tuần tự ca sử dụng “Xem danh sách báo cáo”</w:t>
            </w:r>
            <w:r w:rsidRPr="006C5D4D">
              <w:rPr>
                <w:noProof/>
                <w:color w:val="000000"/>
                <w:sz w:val="26"/>
                <w:szCs w:val="26"/>
              </w:rPr>
              <w:tab/>
              <w:t>51</w:t>
            </w:r>
          </w:hyperlink>
        </w:p>
        <w:p w14:paraId="488A6059"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34g0dwd">
            <w:r w:rsidRPr="006C5D4D">
              <w:rPr>
                <w:noProof/>
                <w:color w:val="000000"/>
                <w:sz w:val="26"/>
                <w:szCs w:val="26"/>
              </w:rPr>
              <w:t>Hình 3.10 Sơ đồ tuần tự ca sử dụng “Sửa báo cáo”</w:t>
            </w:r>
            <w:r w:rsidRPr="006C5D4D">
              <w:rPr>
                <w:noProof/>
                <w:color w:val="000000"/>
                <w:sz w:val="26"/>
                <w:szCs w:val="26"/>
              </w:rPr>
              <w:tab/>
              <w:t>52</w:t>
            </w:r>
          </w:hyperlink>
        </w:p>
        <w:p w14:paraId="7F9F04B4"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43ky6rz">
            <w:r w:rsidRPr="006C5D4D">
              <w:rPr>
                <w:noProof/>
                <w:color w:val="000000"/>
                <w:sz w:val="26"/>
                <w:szCs w:val="26"/>
              </w:rPr>
              <w:t>Hình 3.11 Sơ đồ tuần tự ca sử dụng “Đánh giá công việc”</w:t>
            </w:r>
            <w:r w:rsidRPr="006C5D4D">
              <w:rPr>
                <w:noProof/>
                <w:color w:val="000000"/>
                <w:sz w:val="26"/>
                <w:szCs w:val="26"/>
              </w:rPr>
              <w:tab/>
              <w:t>53</w:t>
            </w:r>
          </w:hyperlink>
        </w:p>
        <w:p w14:paraId="12846D72"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xvir7l">
            <w:r w:rsidRPr="006C5D4D">
              <w:rPr>
                <w:noProof/>
                <w:color w:val="000000"/>
                <w:sz w:val="26"/>
                <w:szCs w:val="26"/>
              </w:rPr>
              <w:t>Hình 3.12 Sơ đồ tuần tự ca sử dụng “Quản lý báo cáo của nhân viên”</w:t>
            </w:r>
            <w:r w:rsidRPr="006C5D4D">
              <w:rPr>
                <w:noProof/>
                <w:color w:val="000000"/>
                <w:sz w:val="26"/>
                <w:szCs w:val="26"/>
              </w:rPr>
              <w:tab/>
              <w:t>54</w:t>
            </w:r>
          </w:hyperlink>
        </w:p>
        <w:p w14:paraId="7D677239"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1x0gk37">
            <w:r w:rsidRPr="006C5D4D">
              <w:rPr>
                <w:noProof/>
                <w:color w:val="000000"/>
                <w:sz w:val="26"/>
                <w:szCs w:val="26"/>
              </w:rPr>
              <w:t>Hình 3.13 Sơ đồ tuần tự ca sử dụng “Tạo đơn xin nghỉ”</w:t>
            </w:r>
            <w:r w:rsidRPr="006C5D4D">
              <w:rPr>
                <w:noProof/>
                <w:color w:val="000000"/>
                <w:sz w:val="26"/>
                <w:szCs w:val="26"/>
              </w:rPr>
              <w:tab/>
              <w:t>55</w:t>
            </w:r>
          </w:hyperlink>
        </w:p>
        <w:p w14:paraId="0495DD50"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2w5ecyt">
            <w:r w:rsidRPr="006C5D4D">
              <w:rPr>
                <w:noProof/>
                <w:color w:val="000000"/>
                <w:sz w:val="26"/>
                <w:szCs w:val="26"/>
              </w:rPr>
              <w:t>Hình 3.14 Sơ đồ tuần tự ca sử dụng “Phản hồi đơn xin nghỉ”</w:t>
            </w:r>
            <w:r w:rsidRPr="006C5D4D">
              <w:rPr>
                <w:noProof/>
                <w:color w:val="000000"/>
                <w:sz w:val="26"/>
                <w:szCs w:val="26"/>
              </w:rPr>
              <w:tab/>
              <w:t>56</w:t>
            </w:r>
          </w:hyperlink>
        </w:p>
        <w:p w14:paraId="0457E90F"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3vac5uf">
            <w:r w:rsidRPr="006C5D4D">
              <w:rPr>
                <w:noProof/>
                <w:color w:val="000000"/>
                <w:sz w:val="26"/>
                <w:szCs w:val="26"/>
              </w:rPr>
              <w:t>Hình 3.15 Sơ đồ tuần tự ca sử dụng “Xem báo cáo từ Jira so</w:t>
            </w:r>
            <w:r w:rsidRPr="006C5D4D">
              <w:rPr>
                <w:noProof/>
                <w:color w:val="000000"/>
                <w:sz w:val="26"/>
                <w:szCs w:val="26"/>
              </w:rPr>
              <w:t>ftware”</w:t>
            </w:r>
            <w:r w:rsidRPr="006C5D4D">
              <w:rPr>
                <w:noProof/>
                <w:color w:val="000000"/>
                <w:sz w:val="26"/>
                <w:szCs w:val="26"/>
              </w:rPr>
              <w:tab/>
              <w:t>57</w:t>
            </w:r>
          </w:hyperlink>
        </w:p>
        <w:p w14:paraId="3B949142"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pkwqa1">
            <w:r w:rsidRPr="006C5D4D">
              <w:rPr>
                <w:noProof/>
                <w:color w:val="000000"/>
                <w:sz w:val="26"/>
                <w:szCs w:val="26"/>
              </w:rPr>
              <w:t>Hình 3.16 Sơ đồ tuần tự ca sử dụng “Chỉ định báo cáo từ Jira software về hệ thống”</w:t>
            </w:r>
            <w:r w:rsidRPr="006C5D4D">
              <w:rPr>
                <w:noProof/>
                <w:color w:val="000000"/>
                <w:sz w:val="26"/>
                <w:szCs w:val="26"/>
              </w:rPr>
              <w:tab/>
              <w:t>58</w:t>
            </w:r>
          </w:hyperlink>
        </w:p>
        <w:p w14:paraId="4D955C47"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1opuj5n">
            <w:r w:rsidRPr="006C5D4D">
              <w:rPr>
                <w:noProof/>
                <w:color w:val="000000"/>
                <w:sz w:val="26"/>
                <w:szCs w:val="26"/>
              </w:rPr>
              <w:t>Hình 3.17 Sơ đồ tuần tự ca sử dụng “Đóng/kích hoạt dự án”</w:t>
            </w:r>
            <w:r w:rsidRPr="006C5D4D">
              <w:rPr>
                <w:noProof/>
                <w:color w:val="000000"/>
                <w:sz w:val="26"/>
                <w:szCs w:val="26"/>
              </w:rPr>
              <w:tab/>
              <w:t>59</w:t>
            </w:r>
          </w:hyperlink>
        </w:p>
        <w:p w14:paraId="7601FEAF"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2nusc19">
            <w:r w:rsidRPr="006C5D4D">
              <w:rPr>
                <w:noProof/>
                <w:color w:val="000000"/>
                <w:sz w:val="26"/>
                <w:szCs w:val="26"/>
              </w:rPr>
              <w:t>Hình 3</w:t>
            </w:r>
            <w:r w:rsidRPr="006C5D4D">
              <w:rPr>
                <w:noProof/>
                <w:color w:val="000000"/>
                <w:sz w:val="26"/>
                <w:szCs w:val="26"/>
              </w:rPr>
              <w:t>.18 Sơ đồ tuần tự ca sử dụng “Quản lý file Drive”</w:t>
            </w:r>
            <w:r w:rsidRPr="006C5D4D">
              <w:rPr>
                <w:noProof/>
                <w:color w:val="000000"/>
                <w:sz w:val="26"/>
                <w:szCs w:val="26"/>
              </w:rPr>
              <w:tab/>
              <w:t>60</w:t>
            </w:r>
          </w:hyperlink>
        </w:p>
        <w:p w14:paraId="4594792F"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2250f4o">
            <w:r w:rsidRPr="006C5D4D">
              <w:rPr>
                <w:noProof/>
                <w:color w:val="000000"/>
                <w:sz w:val="26"/>
                <w:szCs w:val="26"/>
              </w:rPr>
              <w:t>Hình 4.1 Mô tả thiết kế hệ thống</w:t>
            </w:r>
            <w:r w:rsidRPr="006C5D4D">
              <w:rPr>
                <w:noProof/>
                <w:color w:val="000000"/>
                <w:sz w:val="26"/>
                <w:szCs w:val="26"/>
              </w:rPr>
              <w:tab/>
              <w:t>62</w:t>
            </w:r>
          </w:hyperlink>
        </w:p>
        <w:p w14:paraId="6BF9D26B"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319y80a">
            <w:r w:rsidRPr="006C5D4D">
              <w:rPr>
                <w:noProof/>
                <w:color w:val="000000"/>
                <w:sz w:val="26"/>
                <w:szCs w:val="26"/>
              </w:rPr>
              <w:t>Hình 4.2 Cấu trúc cơ sở dữ liệu</w:t>
            </w:r>
            <w:r w:rsidRPr="006C5D4D">
              <w:rPr>
                <w:noProof/>
                <w:color w:val="000000"/>
                <w:sz w:val="26"/>
                <w:szCs w:val="26"/>
              </w:rPr>
              <w:tab/>
              <w:t>63</w:t>
            </w:r>
          </w:hyperlink>
        </w:p>
        <w:p w14:paraId="6A0A449C"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184mhaj">
            <w:r w:rsidRPr="006C5D4D">
              <w:rPr>
                <w:noProof/>
                <w:color w:val="000000"/>
                <w:sz w:val="26"/>
                <w:szCs w:val="26"/>
              </w:rPr>
              <w:t>Hình 4.3 Cấu trúc thư mục ứng dụng</w:t>
            </w:r>
            <w:r w:rsidRPr="006C5D4D">
              <w:rPr>
                <w:noProof/>
                <w:color w:val="000000"/>
                <w:sz w:val="26"/>
                <w:szCs w:val="26"/>
              </w:rPr>
              <w:tab/>
              <w:t>69</w:t>
            </w:r>
          </w:hyperlink>
        </w:p>
        <w:p w14:paraId="26F70AB0"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1ljsd9k">
            <w:r w:rsidRPr="006C5D4D">
              <w:rPr>
                <w:noProof/>
                <w:color w:val="000000"/>
                <w:sz w:val="26"/>
                <w:szCs w:val="26"/>
              </w:rPr>
              <w:t>Hình 5.1 Giao diện màn hình đăng nhập</w:t>
            </w:r>
            <w:r w:rsidRPr="006C5D4D">
              <w:rPr>
                <w:noProof/>
                <w:color w:val="000000"/>
                <w:sz w:val="26"/>
                <w:szCs w:val="26"/>
              </w:rPr>
              <w:tab/>
              <w:t>72</w:t>
            </w:r>
          </w:hyperlink>
        </w:p>
        <w:p w14:paraId="6E61B8A2"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45jfvxd">
            <w:r w:rsidRPr="006C5D4D">
              <w:rPr>
                <w:noProof/>
                <w:color w:val="000000"/>
                <w:sz w:val="26"/>
                <w:szCs w:val="26"/>
              </w:rPr>
              <w:t>Hình 5.2 Giao diện danh sách báo cáo công việc</w:t>
            </w:r>
            <w:r w:rsidRPr="006C5D4D">
              <w:rPr>
                <w:noProof/>
                <w:color w:val="000000"/>
                <w:sz w:val="26"/>
                <w:szCs w:val="26"/>
              </w:rPr>
              <w:tab/>
              <w:t>73</w:t>
            </w:r>
          </w:hyperlink>
        </w:p>
        <w:p w14:paraId="35F50F9F"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2koq656">
            <w:r w:rsidRPr="006C5D4D">
              <w:rPr>
                <w:noProof/>
                <w:color w:val="000000"/>
                <w:sz w:val="26"/>
                <w:szCs w:val="26"/>
              </w:rPr>
              <w:t>Hình 5.3 Giao diện thêm mới báo cáo công việc</w:t>
            </w:r>
            <w:r w:rsidRPr="006C5D4D">
              <w:rPr>
                <w:noProof/>
                <w:color w:val="000000"/>
                <w:sz w:val="26"/>
                <w:szCs w:val="26"/>
              </w:rPr>
              <w:tab/>
              <w:t>74</w:t>
            </w:r>
          </w:hyperlink>
        </w:p>
        <w:p w14:paraId="1565087A"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zu0gcz">
            <w:r w:rsidRPr="006C5D4D">
              <w:rPr>
                <w:noProof/>
                <w:color w:val="000000"/>
                <w:sz w:val="26"/>
                <w:szCs w:val="26"/>
              </w:rPr>
              <w:t>Hình 5.4 Giao diện quản lý người dùng</w:t>
            </w:r>
            <w:r w:rsidRPr="006C5D4D">
              <w:rPr>
                <w:noProof/>
                <w:color w:val="000000"/>
                <w:sz w:val="26"/>
                <w:szCs w:val="26"/>
              </w:rPr>
              <w:tab/>
              <w:t>75</w:t>
            </w:r>
          </w:hyperlink>
        </w:p>
        <w:p w14:paraId="6002EF42"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3jtnz0s">
            <w:r w:rsidRPr="006C5D4D">
              <w:rPr>
                <w:noProof/>
                <w:color w:val="000000"/>
                <w:sz w:val="26"/>
                <w:szCs w:val="26"/>
              </w:rPr>
              <w:t>Hình 5.5 Giao diện quản lý file Drive</w:t>
            </w:r>
            <w:r w:rsidRPr="006C5D4D">
              <w:rPr>
                <w:noProof/>
                <w:color w:val="000000"/>
                <w:sz w:val="26"/>
                <w:szCs w:val="26"/>
              </w:rPr>
              <w:tab/>
              <w:t>76</w:t>
            </w:r>
          </w:hyperlink>
        </w:p>
        <w:p w14:paraId="6BA1A6FE"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1yyy98l">
            <w:r w:rsidRPr="006C5D4D">
              <w:rPr>
                <w:noProof/>
                <w:color w:val="000000"/>
                <w:sz w:val="26"/>
                <w:szCs w:val="26"/>
              </w:rPr>
              <w:t>Hình 5.6 Giao diện danh sách dự á</w:t>
            </w:r>
            <w:r w:rsidRPr="006C5D4D">
              <w:rPr>
                <w:noProof/>
                <w:color w:val="000000"/>
                <w:sz w:val="26"/>
                <w:szCs w:val="26"/>
              </w:rPr>
              <w:t>n từ Jira</w:t>
            </w:r>
            <w:r w:rsidRPr="006C5D4D">
              <w:rPr>
                <w:noProof/>
                <w:color w:val="000000"/>
                <w:sz w:val="26"/>
                <w:szCs w:val="26"/>
              </w:rPr>
              <w:tab/>
              <w:t>77</w:t>
            </w:r>
          </w:hyperlink>
        </w:p>
        <w:p w14:paraId="33904D51"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4iylrwe">
            <w:r w:rsidRPr="006C5D4D">
              <w:rPr>
                <w:noProof/>
                <w:color w:val="000000"/>
                <w:sz w:val="26"/>
                <w:szCs w:val="26"/>
              </w:rPr>
              <w:t>Hình 5.7 Giao diện danh sách báo cáo từ Jira</w:t>
            </w:r>
            <w:r w:rsidRPr="006C5D4D">
              <w:rPr>
                <w:noProof/>
                <w:color w:val="000000"/>
                <w:sz w:val="26"/>
                <w:szCs w:val="26"/>
              </w:rPr>
              <w:tab/>
              <w:t>78</w:t>
            </w:r>
          </w:hyperlink>
          <w:r w:rsidRPr="006C5D4D">
            <w:rPr>
              <w:noProof/>
            </w:rPr>
            <w:fldChar w:fldCharType="end"/>
          </w:r>
        </w:p>
      </w:sdtContent>
    </w:sdt>
    <w:p w14:paraId="41F2FDC2" w14:textId="77777777" w:rsidR="00482889" w:rsidRPr="006C5D4D" w:rsidRDefault="00DE60BA">
      <w:pPr>
        <w:rPr>
          <w:noProof/>
          <w:color w:val="000000"/>
          <w:sz w:val="26"/>
          <w:szCs w:val="26"/>
        </w:rPr>
      </w:pPr>
      <w:r w:rsidRPr="006C5D4D">
        <w:rPr>
          <w:noProof/>
        </w:rPr>
        <w:br w:type="page"/>
      </w:r>
    </w:p>
    <w:p w14:paraId="21FDD372" w14:textId="77777777" w:rsidR="00482889" w:rsidRPr="006C5D4D" w:rsidRDefault="00DE60BA">
      <w:pPr>
        <w:jc w:val="center"/>
        <w:rPr>
          <w:b/>
          <w:noProof/>
          <w:sz w:val="32"/>
          <w:szCs w:val="32"/>
        </w:rPr>
      </w:pPr>
      <w:r w:rsidRPr="006C5D4D">
        <w:rPr>
          <w:b/>
          <w:noProof/>
          <w:sz w:val="32"/>
          <w:szCs w:val="32"/>
        </w:rPr>
        <w:lastRenderedPageBreak/>
        <w:t>Danh mục bảng biểu</w:t>
      </w:r>
    </w:p>
    <w:sdt>
      <w:sdtPr>
        <w:rPr>
          <w:noProof/>
        </w:rPr>
        <w:id w:val="1197743272"/>
        <w:docPartObj>
          <w:docPartGallery w:val="Table of Contents"/>
          <w:docPartUnique/>
        </w:docPartObj>
      </w:sdtPr>
      <w:sdtEndPr/>
      <w:sdtContent>
        <w:p w14:paraId="21A57955"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r w:rsidRPr="006C5D4D">
            <w:rPr>
              <w:noProof/>
            </w:rPr>
            <w:fldChar w:fldCharType="begin"/>
          </w:r>
          <w:r w:rsidRPr="006C5D4D">
            <w:rPr>
              <w:noProof/>
            </w:rPr>
            <w:instrText xml:space="preserve"> TOC \h \u \z </w:instrText>
          </w:r>
          <w:r w:rsidRPr="006C5D4D">
            <w:rPr>
              <w:noProof/>
            </w:rPr>
            <w:fldChar w:fldCharType="separate"/>
          </w:r>
          <w:hyperlink w:anchor="_3o7alnk">
            <w:r w:rsidRPr="006C5D4D">
              <w:rPr>
                <w:noProof/>
                <w:color w:val="000000"/>
                <w:sz w:val="26"/>
                <w:szCs w:val="26"/>
              </w:rPr>
              <w:t>Bảng 3.1 Bảng chức tác nhân và ca sử dụng</w:t>
            </w:r>
            <w:r w:rsidRPr="006C5D4D">
              <w:rPr>
                <w:noProof/>
                <w:color w:val="000000"/>
                <w:sz w:val="26"/>
                <w:szCs w:val="26"/>
              </w:rPr>
              <w:tab/>
              <w:t>25</w:t>
            </w:r>
          </w:hyperlink>
        </w:p>
        <w:p w14:paraId="642C7F34"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1gf8i83">
            <w:r w:rsidRPr="006C5D4D">
              <w:rPr>
                <w:noProof/>
                <w:color w:val="000000"/>
                <w:sz w:val="26"/>
                <w:szCs w:val="26"/>
              </w:rPr>
              <w:t>Bảng 4.1 Danh sác</w:t>
            </w:r>
            <w:r w:rsidRPr="006C5D4D">
              <w:rPr>
                <w:noProof/>
                <w:color w:val="000000"/>
                <w:sz w:val="26"/>
                <w:szCs w:val="26"/>
              </w:rPr>
              <w:t>h các bảng trong cơ sở dữ liệu</w:t>
            </w:r>
            <w:r w:rsidRPr="006C5D4D">
              <w:rPr>
                <w:noProof/>
                <w:color w:val="000000"/>
                <w:sz w:val="26"/>
                <w:szCs w:val="26"/>
              </w:rPr>
              <w:tab/>
              <w:t>64</w:t>
            </w:r>
          </w:hyperlink>
        </w:p>
        <w:p w14:paraId="1A18D91E"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40ew0vw">
            <w:r w:rsidRPr="006C5D4D">
              <w:rPr>
                <w:noProof/>
                <w:color w:val="000000"/>
                <w:sz w:val="26"/>
                <w:szCs w:val="26"/>
              </w:rPr>
              <w:t>Bảng 4.2 Bảng cơ sở dữ liệu người dùng</w:t>
            </w:r>
            <w:r w:rsidRPr="006C5D4D">
              <w:rPr>
                <w:noProof/>
                <w:color w:val="000000"/>
                <w:sz w:val="26"/>
                <w:szCs w:val="26"/>
              </w:rPr>
              <w:tab/>
              <w:t>65</w:t>
            </w:r>
          </w:hyperlink>
        </w:p>
        <w:p w14:paraId="464E049A"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2fk6b3p">
            <w:r w:rsidRPr="006C5D4D">
              <w:rPr>
                <w:noProof/>
                <w:color w:val="000000"/>
                <w:sz w:val="26"/>
                <w:szCs w:val="26"/>
              </w:rPr>
              <w:t>Bảng 4.3 Bảng cơ sở dữ liệu dự án</w:t>
            </w:r>
            <w:r w:rsidRPr="006C5D4D">
              <w:rPr>
                <w:noProof/>
                <w:color w:val="000000"/>
                <w:sz w:val="26"/>
                <w:szCs w:val="26"/>
              </w:rPr>
              <w:tab/>
              <w:t>65</w:t>
            </w:r>
          </w:hyperlink>
        </w:p>
        <w:p w14:paraId="3A136455"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upglbi">
            <w:r w:rsidRPr="006C5D4D">
              <w:rPr>
                <w:noProof/>
                <w:color w:val="000000"/>
                <w:sz w:val="26"/>
                <w:szCs w:val="26"/>
              </w:rPr>
              <w:t>Bảng 4.4 Bảng cơ sở dữ liệu báo cáo công việc</w:t>
            </w:r>
            <w:r w:rsidRPr="006C5D4D">
              <w:rPr>
                <w:noProof/>
                <w:color w:val="000000"/>
                <w:sz w:val="26"/>
                <w:szCs w:val="26"/>
              </w:rPr>
              <w:tab/>
              <w:t>67</w:t>
            </w:r>
          </w:hyperlink>
        </w:p>
        <w:p w14:paraId="14FCE94C"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3ep43zb">
            <w:r w:rsidRPr="006C5D4D">
              <w:rPr>
                <w:noProof/>
                <w:color w:val="000000"/>
                <w:sz w:val="26"/>
                <w:szCs w:val="26"/>
              </w:rPr>
              <w:t>Bảng 4.5 Bảng cơ sở dữ liệu đánh giá nhân viên</w:t>
            </w:r>
            <w:r w:rsidRPr="006C5D4D">
              <w:rPr>
                <w:noProof/>
                <w:color w:val="000000"/>
                <w:sz w:val="26"/>
                <w:szCs w:val="26"/>
              </w:rPr>
              <w:tab/>
              <w:t>67</w:t>
            </w:r>
          </w:hyperlink>
        </w:p>
        <w:p w14:paraId="458EC8F9"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hyperlink w:anchor="_1tuee74">
            <w:r w:rsidRPr="006C5D4D">
              <w:rPr>
                <w:noProof/>
                <w:color w:val="000000"/>
                <w:sz w:val="26"/>
                <w:szCs w:val="26"/>
              </w:rPr>
              <w:t>Bảng 4.6 Bảng cơ sở dữ liệu xin nghỉ</w:t>
            </w:r>
            <w:r w:rsidRPr="006C5D4D">
              <w:rPr>
                <w:noProof/>
                <w:color w:val="000000"/>
                <w:sz w:val="26"/>
                <w:szCs w:val="26"/>
              </w:rPr>
              <w:tab/>
              <w:t>68</w:t>
            </w:r>
          </w:hyperlink>
          <w:r w:rsidRPr="006C5D4D">
            <w:rPr>
              <w:noProof/>
            </w:rPr>
            <w:fldChar w:fldCharType="end"/>
          </w:r>
        </w:p>
      </w:sdtContent>
    </w:sdt>
    <w:p w14:paraId="11C0D36C" w14:textId="77777777" w:rsidR="00482889" w:rsidRPr="006C5D4D" w:rsidRDefault="00DE60BA">
      <w:pPr>
        <w:pBdr>
          <w:top w:val="nil"/>
          <w:left w:val="nil"/>
          <w:bottom w:val="nil"/>
          <w:right w:val="nil"/>
          <w:between w:val="nil"/>
        </w:pBdr>
        <w:tabs>
          <w:tab w:val="right" w:pos="9350"/>
        </w:tabs>
        <w:spacing w:after="0"/>
        <w:rPr>
          <w:rFonts w:ascii="Cambria" w:eastAsia="Cambria" w:hAnsi="Cambria" w:cs="Cambria"/>
          <w:noProof/>
          <w:color w:val="000000"/>
          <w:sz w:val="26"/>
          <w:szCs w:val="26"/>
        </w:rPr>
      </w:pPr>
      <w:r w:rsidRPr="006C5D4D">
        <w:rPr>
          <w:noProof/>
        </w:rPr>
        <w:br w:type="page"/>
      </w:r>
    </w:p>
    <w:p w14:paraId="2D7B9D58" w14:textId="77777777" w:rsidR="00482889" w:rsidRPr="006C5D4D" w:rsidRDefault="00DE60BA">
      <w:pPr>
        <w:pStyle w:val="Heading1"/>
        <w:numPr>
          <w:ilvl w:val="0"/>
          <w:numId w:val="84"/>
        </w:numPr>
        <w:ind w:left="360"/>
        <w:jc w:val="center"/>
        <w:rPr>
          <w:noProof/>
        </w:rPr>
      </w:pPr>
      <w:bookmarkStart w:id="6" w:name="_3dy6vkm" w:colFirst="0" w:colLast="0"/>
      <w:bookmarkEnd w:id="6"/>
      <w:r w:rsidRPr="006C5D4D">
        <w:rPr>
          <w:noProof/>
          <w:color w:val="000000"/>
        </w:rPr>
        <w:lastRenderedPageBreak/>
        <w:t>GIỚI THIỆU</w:t>
      </w:r>
    </w:p>
    <w:p w14:paraId="7A4FFAE7" w14:textId="77777777" w:rsidR="00482889" w:rsidRPr="006C5D4D" w:rsidRDefault="00DE60BA">
      <w:pPr>
        <w:pStyle w:val="Heading2"/>
        <w:keepNext w:val="0"/>
        <w:keepLines w:val="0"/>
        <w:numPr>
          <w:ilvl w:val="0"/>
          <w:numId w:val="114"/>
        </w:numPr>
        <w:spacing w:line="240" w:lineRule="auto"/>
        <w:ind w:left="360"/>
        <w:rPr>
          <w:noProof/>
          <w:color w:val="000000"/>
          <w:sz w:val="26"/>
          <w:szCs w:val="26"/>
        </w:rPr>
      </w:pPr>
      <w:bookmarkStart w:id="7" w:name="_1t3h5sf" w:colFirst="0" w:colLast="0"/>
      <w:bookmarkEnd w:id="7"/>
      <w:r w:rsidRPr="006C5D4D">
        <w:rPr>
          <w:noProof/>
          <w:color w:val="000000"/>
          <w:sz w:val="26"/>
          <w:szCs w:val="26"/>
        </w:rPr>
        <w:t>Đặt vấn đề</w:t>
      </w:r>
    </w:p>
    <w:p w14:paraId="69596A20" w14:textId="77777777" w:rsidR="00482889" w:rsidRPr="006C5D4D" w:rsidRDefault="00DE60BA">
      <w:pPr>
        <w:spacing w:before="120" w:after="120" w:line="312" w:lineRule="auto"/>
        <w:ind w:firstLine="567"/>
        <w:jc w:val="both"/>
        <w:rPr>
          <w:noProof/>
          <w:color w:val="E4E6EB"/>
          <w:sz w:val="26"/>
          <w:szCs w:val="26"/>
          <w:shd w:val="clear" w:color="auto" w:fill="3E4042"/>
        </w:rPr>
      </w:pPr>
      <w:r w:rsidRPr="006C5D4D">
        <w:rPr>
          <w:noProof/>
          <w:sz w:val="26"/>
          <w:szCs w:val="26"/>
        </w:rPr>
        <w:t>Cách quản lý công việc của một cá nhân, một tổ chức là một trong những yếu tố quyết định sự thành công hay thất bại của cá nhân, tổ chức đó. Đối với một cá nhân cụ thể, họ thường không thể sắp xếp được thời gian hoàn thành mục tiêu đã đề ra và bị mắc kẹt t</w:t>
      </w:r>
      <w:r w:rsidRPr="006C5D4D">
        <w:rPr>
          <w:noProof/>
          <w:sz w:val="26"/>
          <w:szCs w:val="26"/>
        </w:rPr>
        <w:t xml:space="preserve">rong hàng “tấn” công việc nếu không lên kế hoạch một cách tỉ mỉ, có khoa học và tuân theo kỷ luật. Cũng tương tự đối với nhiều công ty, doanh nghiệp công tác quản lý công việc còn nhiều hạn chế, chưa phù hợp nhất là trong thời đại công nghệ thông tin ngày </w:t>
      </w:r>
      <w:r w:rsidRPr="006C5D4D">
        <w:rPr>
          <w:noProof/>
          <w:sz w:val="26"/>
          <w:szCs w:val="26"/>
        </w:rPr>
        <w:t>càng phổ biến và mạnh mẽ ngày nay, làm kìm hãm chính sự phát triển của doanh nghiệp đó. Đối với những con người hay tập thể có phương pháp quản lý công việc tốt, luôn kiểm soát được tiến độ và kế hoạch đã đề ra, nắm bắt nhanh chóng những thay đổi bất ngờ đ</w:t>
      </w:r>
      <w:r w:rsidRPr="006C5D4D">
        <w:rPr>
          <w:noProof/>
          <w:sz w:val="26"/>
          <w:szCs w:val="26"/>
        </w:rPr>
        <w:t>ể từ đó đưa ra giải pháp kịp thời thì hiệu suất làm việc sẽ luôn hiệu quả hơn, cơ hội thành công cũng cao hơn. Ngược lại, nếu công việc không được quản lý chặt chẽ và tuân theo một cách có trách nhiệm, đây sẽ là vấn đề lớn cản trở đến năng suất làm việc, d</w:t>
      </w:r>
      <w:r w:rsidRPr="006C5D4D">
        <w:rPr>
          <w:noProof/>
          <w:sz w:val="26"/>
          <w:szCs w:val="26"/>
        </w:rPr>
        <w:t>ần dần trở thành gánh nặng dẫn đến dậm chân tại chỗ thậm chí là thất bại.</w:t>
      </w:r>
    </w:p>
    <w:p w14:paraId="2649315B" w14:textId="77777777" w:rsidR="00482889" w:rsidRPr="006C5D4D" w:rsidRDefault="00DE60BA">
      <w:pPr>
        <w:spacing w:before="120" w:after="120" w:line="312" w:lineRule="auto"/>
        <w:ind w:firstLine="567"/>
        <w:jc w:val="both"/>
        <w:rPr>
          <w:noProof/>
          <w:sz w:val="26"/>
          <w:szCs w:val="26"/>
        </w:rPr>
      </w:pPr>
      <w:r w:rsidRPr="006C5D4D">
        <w:rPr>
          <w:noProof/>
          <w:sz w:val="26"/>
          <w:szCs w:val="26"/>
        </w:rPr>
        <w:t xml:space="preserve">Trước kia, khi phát sinh nhu cầu công việc mọi người thường trao đổi miệng với nhau, mở những cuộc họp nhanh để có thể giải quyết vấn đề ngay tức khắc. Tuy nhiên đến một khi nào đó, </w:t>
      </w:r>
      <w:r w:rsidRPr="006C5D4D">
        <w:rPr>
          <w:noProof/>
          <w:sz w:val="26"/>
          <w:szCs w:val="26"/>
        </w:rPr>
        <w:t>khối lượng công việc trở lên quá đồ sộ, người làm phải ưu tiên công việc này hay việc khác, khiến họ khó để chia sẻ với nhau, làm việc này quên việc khác, không thể quản lý 100% công việc. Điều đó khiến cho năng suất và hiệu quả không được như kỳ vọng. Doa</w:t>
      </w:r>
      <w:r w:rsidRPr="006C5D4D">
        <w:rPr>
          <w:noProof/>
          <w:sz w:val="26"/>
          <w:szCs w:val="26"/>
        </w:rPr>
        <w:t>nh nghiệp gặp khó khăn trong việc quản lý công việc như khó khăn khi giao việc cho nhân viên, khó khăn trong việc kiểm soát tiến độ công việc, hoàn thành công việc và chất lượng công việc, thậm chí khó khăn ngay cả trong việc quản lý nguồn nhân sự của mình</w:t>
      </w:r>
      <w:r w:rsidRPr="006C5D4D">
        <w:rPr>
          <w:noProof/>
          <w:sz w:val="26"/>
          <w:szCs w:val="26"/>
        </w:rPr>
        <w:t xml:space="preserve"> và đặc biệt là vấn đề năng suất công việc không ổn định. Về phía nhân viên, do doanh nghiệp gặp khó khăn trong việc quản lý, nhân viên cũng từ đó bị thụ động trong chính cách làm việc của tổ chức mình, không thể đối mặt với khối lượng công việc lớn vì khô</w:t>
      </w:r>
      <w:r w:rsidRPr="006C5D4D">
        <w:rPr>
          <w:noProof/>
          <w:sz w:val="26"/>
          <w:szCs w:val="26"/>
        </w:rPr>
        <w:t xml:space="preserve">ng có cách quản lý phù hợp, từ đó ảnh hưởng đến chất lượng công việc của cá nhân nói riêng và cả doanh nghiệp nói chung. Có thể thấy rất nhiều vấn đề  đã được đặt ra khi đề cập đến việc quản lý công việc.  Vì vậy, muốn giải quyết vấn đề này một cách triệt </w:t>
      </w:r>
      <w:r w:rsidRPr="006C5D4D">
        <w:rPr>
          <w:noProof/>
          <w:sz w:val="26"/>
          <w:szCs w:val="26"/>
        </w:rPr>
        <w:t>để, việc sử dụng các phần mềm quản lý tiến độ dự án và công việc sẽ là phương pháp cực kỳ tuyệt vời. </w:t>
      </w:r>
    </w:p>
    <w:p w14:paraId="60F740D4" w14:textId="77777777" w:rsidR="00482889" w:rsidRDefault="00DE60BA">
      <w:pPr>
        <w:spacing w:before="120" w:after="120" w:line="312" w:lineRule="auto"/>
        <w:ind w:firstLine="567"/>
        <w:jc w:val="both"/>
        <w:rPr>
          <w:ins w:id="8" w:author="Le Minh Duong" w:date="2021-05-03T13:50:00Z"/>
          <w:noProof/>
          <w:sz w:val="26"/>
          <w:szCs w:val="26"/>
        </w:rPr>
      </w:pPr>
      <w:r w:rsidRPr="006C5D4D">
        <w:rPr>
          <w:noProof/>
          <w:sz w:val="26"/>
          <w:szCs w:val="26"/>
        </w:rPr>
        <w:t xml:space="preserve">Làm sao để quản lý công việc một cách hiệu quả và hợp lý đang trở thành những vấn đề mà tất cả các nhà lãnh đạo hiện nay quan tâm và tìm phương án xử lý. </w:t>
      </w:r>
      <w:r w:rsidRPr="006C5D4D">
        <w:rPr>
          <w:noProof/>
          <w:sz w:val="26"/>
          <w:szCs w:val="26"/>
        </w:rPr>
        <w:t xml:space="preserve">Với thời đại công </w:t>
      </w:r>
      <w:r w:rsidRPr="006C5D4D">
        <w:rPr>
          <w:noProof/>
          <w:sz w:val="26"/>
          <w:szCs w:val="26"/>
        </w:rPr>
        <w:lastRenderedPageBreak/>
        <w:t xml:space="preserve">nghệ, kỹ thuật lên ngôi như hiện nay, để có thể đáp ứng được yêu cầu của xã hội, mỗi cá nhân, tổ chức phải nâng cao hiệu xuất của bản thân mình. Phần mềm </w:t>
      </w:r>
      <w:r w:rsidRPr="006C5D4D">
        <w:rPr>
          <w:b/>
          <w:noProof/>
          <w:sz w:val="26"/>
          <w:szCs w:val="26"/>
        </w:rPr>
        <w:t>“Hỗ trợ quản lý dự án và công việc nội bộ”</w:t>
      </w:r>
      <w:r w:rsidRPr="006C5D4D">
        <w:rPr>
          <w:noProof/>
          <w:sz w:val="26"/>
          <w:szCs w:val="26"/>
        </w:rPr>
        <w:t xml:space="preserve"> ra đời đem lại lợi thế tốc độ, năng xuất </w:t>
      </w:r>
      <w:r w:rsidRPr="006C5D4D">
        <w:rPr>
          <w:noProof/>
          <w:sz w:val="26"/>
          <w:szCs w:val="26"/>
        </w:rPr>
        <w:t xml:space="preserve">vượt trội cho doanh nghiệp và là trợ thủ đắc lực cho các nhà quản trị hiện đại. Nó sẽ là một </w:t>
      </w:r>
      <w:del w:id="9" w:author="Le Minh Duong" w:date="2021-05-03T13:46:00Z">
        <w:r w:rsidRPr="006C5D4D" w:rsidDel="00932E1E">
          <w:rPr>
            <w:noProof/>
            <w:sz w:val="26"/>
            <w:szCs w:val="26"/>
          </w:rPr>
          <w:delText xml:space="preserve">nước </w:delText>
        </w:r>
      </w:del>
      <w:ins w:id="10" w:author="Le Minh Duong" w:date="2021-05-03T13:46:00Z">
        <w:r w:rsidR="00932E1E">
          <w:rPr>
            <w:noProof/>
            <w:sz w:val="26"/>
            <w:szCs w:val="26"/>
          </w:rPr>
          <w:t xml:space="preserve">bước ngoặt </w:t>
        </w:r>
      </w:ins>
      <w:del w:id="11" w:author="Le Minh Duong" w:date="2021-05-03T13:46:00Z">
        <w:r w:rsidRPr="006C5D4D" w:rsidDel="00932E1E">
          <w:rPr>
            <w:noProof/>
            <w:sz w:val="26"/>
            <w:szCs w:val="26"/>
          </w:rPr>
          <w:delText xml:space="preserve">ngoặc </w:delText>
        </w:r>
      </w:del>
      <w:r w:rsidRPr="006C5D4D">
        <w:rPr>
          <w:noProof/>
          <w:sz w:val="26"/>
          <w:szCs w:val="26"/>
        </w:rPr>
        <w:t>lớn và có ý nghĩa vô cùng quan trọng, thiết thực cho các tổ chức, doanh nghiệp trong tình thế ấy. Nếu khả năng quản lý, điều khiển hoạt động</w:t>
      </w:r>
      <w:del w:id="12" w:author="Le Minh Duong" w:date="2021-05-03T13:47:00Z">
        <w:r w:rsidRPr="006C5D4D" w:rsidDel="00932E1E">
          <w:rPr>
            <w:noProof/>
            <w:sz w:val="26"/>
            <w:szCs w:val="26"/>
          </w:rPr>
          <w:delText>,</w:delText>
        </w:r>
      </w:del>
      <w:r w:rsidRPr="006C5D4D">
        <w:rPr>
          <w:noProof/>
          <w:sz w:val="26"/>
          <w:szCs w:val="26"/>
        </w:rPr>
        <w:t xml:space="preserve"> công việc </w:t>
      </w:r>
      <w:r w:rsidRPr="006C5D4D">
        <w:rPr>
          <w:noProof/>
          <w:sz w:val="26"/>
          <w:szCs w:val="26"/>
        </w:rPr>
        <w:t xml:space="preserve">cũng như dự án ngày càng tốt, chắc hẳn lợi nhuận công ty cũng được gia tăng vượt bậc. Các tính năng của phần mềm sẽ giải quyết các khâu trong quản lý như minh bạch hóa quá trình liên hệ, giao- nhận việc giữa nhân viên và người quản lý, lên kế hoạch cho tổ </w:t>
      </w:r>
      <w:r w:rsidRPr="006C5D4D">
        <w:rPr>
          <w:noProof/>
          <w:sz w:val="26"/>
          <w:szCs w:val="26"/>
        </w:rPr>
        <w:t>chức, công ty và nhân viên của họ.</w:t>
      </w:r>
    </w:p>
    <w:p w14:paraId="087EFDE1" w14:textId="77777777" w:rsidR="00932E1E" w:rsidRDefault="00932E1E">
      <w:pPr>
        <w:spacing w:before="120" w:after="120" w:line="312" w:lineRule="auto"/>
        <w:ind w:firstLine="567"/>
        <w:jc w:val="both"/>
        <w:rPr>
          <w:ins w:id="13" w:author="Le Minh Duong" w:date="2021-05-03T13:50:00Z"/>
          <w:noProof/>
          <w:sz w:val="26"/>
          <w:szCs w:val="26"/>
          <w:lang w:val="vi-VN"/>
        </w:rPr>
      </w:pPr>
      <w:ins w:id="14" w:author="Le Minh Duong" w:date="2021-05-03T13:50:00Z">
        <w:r>
          <w:rPr>
            <w:noProof/>
            <w:sz w:val="26"/>
            <w:szCs w:val="26"/>
          </w:rPr>
          <w:t xml:space="preserve">Cần bổ sung thêm </w:t>
        </w:r>
        <w:r>
          <w:rPr>
            <w:noProof/>
            <w:sz w:val="26"/>
            <w:szCs w:val="26"/>
            <w:lang w:val="vi-VN"/>
          </w:rPr>
          <w:t>1 mục về khảo sát các phần mềm tương tự. Với mỗi phần mềm, nên ưu/nhược điểm của nó.</w:t>
        </w:r>
      </w:ins>
    </w:p>
    <w:p w14:paraId="0ADE53B1" w14:textId="77777777" w:rsidR="00932E1E" w:rsidRPr="00932E1E" w:rsidRDefault="00932E1E">
      <w:pPr>
        <w:spacing w:before="120" w:after="120" w:line="312" w:lineRule="auto"/>
        <w:ind w:firstLine="567"/>
        <w:jc w:val="both"/>
        <w:rPr>
          <w:noProof/>
          <w:sz w:val="26"/>
          <w:szCs w:val="26"/>
          <w:lang w:val="vi-VN"/>
          <w:rPrChange w:id="15" w:author="Le Minh Duong" w:date="2021-05-03T13:50:00Z">
            <w:rPr>
              <w:noProof/>
              <w:sz w:val="26"/>
              <w:szCs w:val="26"/>
            </w:rPr>
          </w:rPrChange>
        </w:rPr>
      </w:pPr>
      <w:ins w:id="16" w:author="Le Minh Duong" w:date="2021-05-03T13:50:00Z">
        <w:r>
          <w:rPr>
            <w:noProof/>
            <w:sz w:val="26"/>
            <w:szCs w:val="26"/>
            <w:lang w:val="vi-VN"/>
          </w:rPr>
          <w:t xml:space="preserve">Trong mục này, đoạn cuối cùng em cần nêu bật được yêu cầu cụ thể của công ty em và/hoặc các vấn đề mà em thấy là </w:t>
        </w:r>
      </w:ins>
      <w:ins w:id="17" w:author="Le Minh Duong" w:date="2021-05-03T13:51:00Z">
        <w:r>
          <w:rPr>
            <w:noProof/>
            <w:sz w:val="26"/>
            <w:szCs w:val="26"/>
            <w:lang w:val="vi-VN"/>
          </w:rPr>
          <w:t>có thể xảy ra trong các công ty khác nữa.</w:t>
        </w:r>
      </w:ins>
    </w:p>
    <w:p w14:paraId="0E3D7490" w14:textId="77777777" w:rsidR="00482889" w:rsidRPr="006C5D4D" w:rsidRDefault="00DE60BA">
      <w:pPr>
        <w:pStyle w:val="Heading2"/>
        <w:keepNext w:val="0"/>
        <w:keepLines w:val="0"/>
        <w:numPr>
          <w:ilvl w:val="0"/>
          <w:numId w:val="78"/>
        </w:numPr>
        <w:spacing w:line="240" w:lineRule="auto"/>
        <w:ind w:left="360"/>
        <w:rPr>
          <w:noProof/>
          <w:color w:val="000000"/>
          <w:sz w:val="26"/>
          <w:szCs w:val="26"/>
        </w:rPr>
      </w:pPr>
      <w:bookmarkStart w:id="18" w:name="_4d34og8" w:colFirst="0" w:colLast="0"/>
      <w:bookmarkEnd w:id="18"/>
      <w:r w:rsidRPr="006C5D4D">
        <w:rPr>
          <w:noProof/>
          <w:color w:val="000000"/>
          <w:sz w:val="26"/>
          <w:szCs w:val="26"/>
        </w:rPr>
        <w:t>Mục tiêu của khóa luận</w:t>
      </w:r>
    </w:p>
    <w:p w14:paraId="66AD61D2" w14:textId="77777777" w:rsidR="00932E1E" w:rsidRPr="00932E1E" w:rsidRDefault="00932E1E" w:rsidP="00932E1E">
      <w:pPr>
        <w:pBdr>
          <w:top w:val="nil"/>
          <w:left w:val="nil"/>
          <w:bottom w:val="nil"/>
          <w:right w:val="nil"/>
          <w:between w:val="nil"/>
        </w:pBdr>
        <w:spacing w:before="120" w:after="120" w:line="312" w:lineRule="auto"/>
        <w:ind w:firstLine="562"/>
        <w:jc w:val="both"/>
        <w:rPr>
          <w:ins w:id="19" w:author="Le Minh Duong" w:date="2021-05-03T13:51:00Z"/>
          <w:noProof/>
          <w:color w:val="000000"/>
          <w:sz w:val="26"/>
          <w:szCs w:val="26"/>
          <w:lang w:val="vi-VN"/>
          <w:rPrChange w:id="20" w:author="Le Minh Duong" w:date="2021-05-03T13:51:00Z">
            <w:rPr>
              <w:ins w:id="21" w:author="Le Minh Duong" w:date="2021-05-03T13:51:00Z"/>
              <w:noProof/>
              <w:color w:val="000000"/>
              <w:sz w:val="26"/>
              <w:szCs w:val="26"/>
            </w:rPr>
          </w:rPrChange>
        </w:rPr>
      </w:pPr>
      <w:ins w:id="22" w:author="Le Minh Duong" w:date="2021-05-03T13:51:00Z">
        <w:r>
          <w:rPr>
            <w:noProof/>
            <w:color w:val="000000"/>
            <w:sz w:val="26"/>
            <w:szCs w:val="26"/>
          </w:rPr>
          <w:t>Bản chất của mục này là nêu các idea về sản phẩm sao cho trả lời được các yêu cầu em nêu ở mục trên nhé</w:t>
        </w:r>
        <w:r>
          <w:rPr>
            <w:noProof/>
            <w:color w:val="000000"/>
            <w:sz w:val="26"/>
            <w:szCs w:val="26"/>
            <w:lang w:val="vi-VN"/>
          </w:rPr>
          <w:t>.</w:t>
        </w:r>
      </w:ins>
    </w:p>
    <w:p w14:paraId="248EA742" w14:textId="77777777" w:rsidR="00482889" w:rsidRPr="006C5D4D" w:rsidRDefault="00DE60BA" w:rsidP="00932E1E">
      <w:pPr>
        <w:pBdr>
          <w:top w:val="nil"/>
          <w:left w:val="nil"/>
          <w:bottom w:val="nil"/>
          <w:right w:val="nil"/>
          <w:between w:val="nil"/>
        </w:pBdr>
        <w:spacing w:before="120" w:after="120" w:line="312" w:lineRule="auto"/>
        <w:ind w:firstLine="562"/>
        <w:jc w:val="both"/>
        <w:rPr>
          <w:noProof/>
          <w:color w:val="000000"/>
          <w:sz w:val="26"/>
          <w:szCs w:val="26"/>
        </w:rPr>
        <w:pPrChange w:id="23" w:author="Le Minh Duong" w:date="2021-05-03T13:47:00Z">
          <w:pPr>
            <w:pBdr>
              <w:top w:val="nil"/>
              <w:left w:val="nil"/>
              <w:bottom w:val="nil"/>
              <w:right w:val="nil"/>
              <w:between w:val="nil"/>
            </w:pBdr>
            <w:spacing w:before="120" w:after="120" w:line="312" w:lineRule="auto"/>
            <w:ind w:firstLine="562"/>
          </w:pPr>
        </w:pPrChange>
      </w:pPr>
      <w:r w:rsidRPr="006C5D4D">
        <w:rPr>
          <w:noProof/>
          <w:color w:val="000000"/>
          <w:sz w:val="26"/>
          <w:szCs w:val="26"/>
        </w:rPr>
        <w:t>Mục tiêu của đề tài là thiết kế xây dựng trang web hỗ trợ quản lý dự án và công việc nội bộ. Nó kết hợp các tính năng của các công cụ mà doanh nghiệp của bạn đang cần sử dụng hiện nay. Điều này giúp cung cấp cho bạn một cái nhìn tổng quát toàn diện về công</w:t>
      </w:r>
      <w:r w:rsidRPr="006C5D4D">
        <w:rPr>
          <w:noProof/>
          <w:color w:val="000000"/>
          <w:sz w:val="26"/>
          <w:szCs w:val="26"/>
        </w:rPr>
        <w:t xml:space="preserve"> việc và nhân viên công ty của bạn, giữ mọi người trên cùng một trang và tiết kiệm thời gian, chi phí đăng ký khác nhau trong suốt quá trình.</w:t>
      </w:r>
    </w:p>
    <w:p w14:paraId="0FB34D05"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i/>
          <w:noProof/>
          <w:color w:val="000000"/>
          <w:sz w:val="26"/>
          <w:szCs w:val="26"/>
        </w:rPr>
        <w:t>Đối với đội ngũ nhân viên:</w:t>
      </w:r>
    </w:p>
    <w:p w14:paraId="6C9E7B93" w14:textId="77777777" w:rsidR="00482889" w:rsidRPr="006C5D4D" w:rsidRDefault="00DE60BA">
      <w:pPr>
        <w:numPr>
          <w:ilvl w:val="0"/>
          <w:numId w:val="106"/>
        </w:numPr>
        <w:pBdr>
          <w:top w:val="nil"/>
          <w:left w:val="nil"/>
          <w:bottom w:val="nil"/>
          <w:right w:val="nil"/>
          <w:between w:val="nil"/>
        </w:pBdr>
        <w:spacing w:after="0" w:line="240" w:lineRule="auto"/>
        <w:jc w:val="both"/>
        <w:rPr>
          <w:b/>
          <w:noProof/>
          <w:color w:val="000000"/>
        </w:rPr>
      </w:pPr>
      <w:r w:rsidRPr="006C5D4D">
        <w:rPr>
          <w:noProof/>
          <w:color w:val="000000"/>
          <w:sz w:val="26"/>
          <w:szCs w:val="26"/>
        </w:rPr>
        <w:t>Phần mềm quản lý giúp họ bao quát được tất cả công việc mình cần thực hiện trong từng n</w:t>
      </w:r>
      <w:r w:rsidRPr="006C5D4D">
        <w:rPr>
          <w:noProof/>
          <w:color w:val="000000"/>
          <w:sz w:val="26"/>
          <w:szCs w:val="26"/>
        </w:rPr>
        <w:t>gày, tuần, tháng hoặc thậm chí là dài hạn hơn.</w:t>
      </w:r>
    </w:p>
    <w:p w14:paraId="16F7B08A" w14:textId="77777777" w:rsidR="00482889" w:rsidRPr="006C5D4D" w:rsidRDefault="00DE60BA">
      <w:pPr>
        <w:numPr>
          <w:ilvl w:val="0"/>
          <w:numId w:val="106"/>
        </w:numPr>
        <w:pBdr>
          <w:top w:val="nil"/>
          <w:left w:val="nil"/>
          <w:bottom w:val="nil"/>
          <w:right w:val="nil"/>
          <w:between w:val="nil"/>
        </w:pBdr>
        <w:spacing w:after="0" w:line="240" w:lineRule="auto"/>
        <w:jc w:val="both"/>
        <w:rPr>
          <w:b/>
          <w:noProof/>
          <w:color w:val="000000"/>
        </w:rPr>
      </w:pPr>
      <w:r w:rsidRPr="006C5D4D">
        <w:rPr>
          <w:noProof/>
          <w:color w:val="000000"/>
          <w:sz w:val="26"/>
          <w:szCs w:val="26"/>
        </w:rPr>
        <w:t>Giúp họ nhận biết được đâu là những công việc quan trọng, cần phải ưu tiên hoàn thành trước.</w:t>
      </w:r>
    </w:p>
    <w:p w14:paraId="373C549B" w14:textId="77777777" w:rsidR="00482889" w:rsidRPr="006C5D4D" w:rsidRDefault="00DE60BA">
      <w:pPr>
        <w:numPr>
          <w:ilvl w:val="0"/>
          <w:numId w:val="106"/>
        </w:numPr>
        <w:pBdr>
          <w:top w:val="nil"/>
          <w:left w:val="nil"/>
          <w:bottom w:val="nil"/>
          <w:right w:val="nil"/>
          <w:between w:val="nil"/>
        </w:pBdr>
        <w:spacing w:after="0" w:line="240" w:lineRule="auto"/>
        <w:jc w:val="both"/>
        <w:rPr>
          <w:b/>
          <w:noProof/>
          <w:color w:val="000000"/>
        </w:rPr>
      </w:pPr>
      <w:r w:rsidRPr="006C5D4D">
        <w:rPr>
          <w:noProof/>
          <w:color w:val="000000"/>
          <w:sz w:val="26"/>
          <w:szCs w:val="26"/>
        </w:rPr>
        <w:t>Là cơ sở để nhân viên có thể lên kế hoạch thời gian một cách cụ thể, chi tiết cho công việc của mình.</w:t>
      </w:r>
    </w:p>
    <w:p w14:paraId="20869A2C" w14:textId="77777777" w:rsidR="00482889" w:rsidRPr="006C5D4D" w:rsidRDefault="00DE60BA">
      <w:pPr>
        <w:numPr>
          <w:ilvl w:val="0"/>
          <w:numId w:val="106"/>
        </w:numPr>
        <w:pBdr>
          <w:top w:val="nil"/>
          <w:left w:val="nil"/>
          <w:bottom w:val="nil"/>
          <w:right w:val="nil"/>
          <w:between w:val="nil"/>
        </w:pBdr>
        <w:spacing w:line="240" w:lineRule="auto"/>
        <w:jc w:val="both"/>
        <w:rPr>
          <w:b/>
          <w:noProof/>
          <w:color w:val="000000"/>
        </w:rPr>
      </w:pPr>
      <w:r w:rsidRPr="006C5D4D">
        <w:rPr>
          <w:noProof/>
          <w:color w:val="000000"/>
          <w:sz w:val="26"/>
          <w:szCs w:val="26"/>
        </w:rPr>
        <w:t>Theo dõi lịch công việc được giao hàng ngày và yêu cầu xin nghỉ phép của cá nhân</w:t>
      </w:r>
    </w:p>
    <w:p w14:paraId="66D557FC"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i/>
          <w:noProof/>
          <w:color w:val="000000"/>
          <w:sz w:val="26"/>
          <w:szCs w:val="26"/>
        </w:rPr>
        <w:t>Đối với người quản lý:</w:t>
      </w:r>
    </w:p>
    <w:p w14:paraId="219D3BC3" w14:textId="77777777" w:rsidR="00482889" w:rsidRPr="006C5D4D" w:rsidRDefault="00DE60BA">
      <w:pPr>
        <w:numPr>
          <w:ilvl w:val="0"/>
          <w:numId w:val="74"/>
        </w:numPr>
        <w:pBdr>
          <w:top w:val="nil"/>
          <w:left w:val="nil"/>
          <w:bottom w:val="nil"/>
          <w:right w:val="nil"/>
          <w:between w:val="nil"/>
        </w:pBdr>
        <w:spacing w:after="0" w:line="240" w:lineRule="auto"/>
        <w:jc w:val="both"/>
        <w:rPr>
          <w:noProof/>
          <w:color w:val="000000"/>
        </w:rPr>
      </w:pPr>
      <w:r w:rsidRPr="006C5D4D">
        <w:rPr>
          <w:noProof/>
          <w:color w:val="000000"/>
          <w:sz w:val="26"/>
          <w:szCs w:val="26"/>
        </w:rPr>
        <w:t>Giúp người quản lý sắp xếp được các công việc, dự án của từng cá nhân, bộ phận trong công ty, doanh nghiệp.</w:t>
      </w:r>
    </w:p>
    <w:p w14:paraId="280A59D2" w14:textId="77777777" w:rsidR="00482889" w:rsidRPr="006C5D4D" w:rsidRDefault="00DE60BA">
      <w:pPr>
        <w:numPr>
          <w:ilvl w:val="0"/>
          <w:numId w:val="74"/>
        </w:numPr>
        <w:pBdr>
          <w:top w:val="nil"/>
          <w:left w:val="nil"/>
          <w:bottom w:val="nil"/>
          <w:right w:val="nil"/>
          <w:between w:val="nil"/>
        </w:pBdr>
        <w:spacing w:after="0" w:line="240" w:lineRule="auto"/>
        <w:jc w:val="both"/>
        <w:rPr>
          <w:noProof/>
          <w:color w:val="000000"/>
        </w:rPr>
      </w:pPr>
      <w:r w:rsidRPr="006C5D4D">
        <w:rPr>
          <w:noProof/>
          <w:color w:val="000000"/>
          <w:sz w:val="26"/>
          <w:szCs w:val="26"/>
        </w:rPr>
        <w:t>Có thể kịp thời ra quyết định, xử lý các vấn</w:t>
      </w:r>
      <w:r w:rsidRPr="006C5D4D">
        <w:rPr>
          <w:noProof/>
          <w:color w:val="000000"/>
          <w:sz w:val="26"/>
          <w:szCs w:val="26"/>
        </w:rPr>
        <w:t xml:space="preserve"> đề, sự cố xảy ra trong công việc.</w:t>
      </w:r>
    </w:p>
    <w:p w14:paraId="302486AF" w14:textId="77777777" w:rsidR="00482889" w:rsidRPr="006C5D4D" w:rsidRDefault="00DE60BA">
      <w:pPr>
        <w:numPr>
          <w:ilvl w:val="0"/>
          <w:numId w:val="74"/>
        </w:numPr>
        <w:pBdr>
          <w:top w:val="nil"/>
          <w:left w:val="nil"/>
          <w:bottom w:val="nil"/>
          <w:right w:val="nil"/>
          <w:between w:val="nil"/>
        </w:pBdr>
        <w:spacing w:after="0" w:line="240" w:lineRule="auto"/>
        <w:jc w:val="both"/>
        <w:rPr>
          <w:noProof/>
          <w:color w:val="000000"/>
        </w:rPr>
      </w:pPr>
      <w:r w:rsidRPr="006C5D4D">
        <w:rPr>
          <w:noProof/>
          <w:color w:val="000000"/>
          <w:sz w:val="26"/>
          <w:szCs w:val="26"/>
        </w:rPr>
        <w:lastRenderedPageBreak/>
        <w:t>Là công cụ để phân chia nguồn lực thời gian, con người để hoàn thành các công việc đúng thời hạn, chất lượng.</w:t>
      </w:r>
    </w:p>
    <w:p w14:paraId="044FC6AA" w14:textId="77777777" w:rsidR="00482889" w:rsidRPr="006C5D4D" w:rsidRDefault="00DE60BA">
      <w:pPr>
        <w:numPr>
          <w:ilvl w:val="0"/>
          <w:numId w:val="74"/>
        </w:numPr>
        <w:pBdr>
          <w:top w:val="nil"/>
          <w:left w:val="nil"/>
          <w:bottom w:val="nil"/>
          <w:right w:val="nil"/>
          <w:between w:val="nil"/>
        </w:pBdr>
        <w:spacing w:line="240" w:lineRule="auto"/>
        <w:jc w:val="both"/>
        <w:rPr>
          <w:noProof/>
          <w:color w:val="000000"/>
        </w:rPr>
      </w:pPr>
      <w:r w:rsidRPr="006C5D4D">
        <w:rPr>
          <w:noProof/>
          <w:color w:val="000000"/>
          <w:sz w:val="26"/>
          <w:szCs w:val="26"/>
          <w:highlight w:val="white"/>
        </w:rPr>
        <w:t xml:space="preserve">Dễ dàng quản lý, theo dõi ngày phép của nhân viên trong công ty một cách tập trung. </w:t>
      </w:r>
      <w:r w:rsidRPr="006C5D4D">
        <w:rPr>
          <w:noProof/>
          <w:color w:val="000000"/>
          <w:sz w:val="26"/>
          <w:szCs w:val="26"/>
        </w:rPr>
        <w:t>Theo dõi trạng thái phê duyệt đơn và số ngày công trong tháng, số ngày nghỉ phép còn lại.</w:t>
      </w:r>
    </w:p>
    <w:p w14:paraId="03850821" w14:textId="77777777" w:rsidR="00482889" w:rsidRPr="006C5D4D" w:rsidRDefault="00DE60BA">
      <w:pPr>
        <w:numPr>
          <w:ilvl w:val="0"/>
          <w:numId w:val="77"/>
        </w:numPr>
        <w:pBdr>
          <w:top w:val="nil"/>
          <w:left w:val="nil"/>
          <w:bottom w:val="nil"/>
          <w:right w:val="nil"/>
          <w:between w:val="nil"/>
        </w:pBdr>
        <w:ind w:left="360"/>
        <w:rPr>
          <w:b/>
          <w:noProof/>
          <w:color w:val="000000"/>
          <w:sz w:val="26"/>
          <w:szCs w:val="26"/>
        </w:rPr>
      </w:pPr>
      <w:bookmarkStart w:id="24" w:name="_2s8eyo1" w:colFirst="0" w:colLast="0"/>
      <w:bookmarkEnd w:id="24"/>
      <w:r w:rsidRPr="006C5D4D">
        <w:rPr>
          <w:b/>
          <w:noProof/>
          <w:color w:val="000000"/>
          <w:sz w:val="26"/>
          <w:szCs w:val="26"/>
        </w:rPr>
        <w:t>Cấu trúc khóa luận</w:t>
      </w:r>
    </w:p>
    <w:p w14:paraId="21959F73"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noProof/>
          <w:color w:val="000000"/>
          <w:sz w:val="26"/>
          <w:szCs w:val="26"/>
        </w:rPr>
        <w:t>Các chương còn lại của khóa luận sẽ được trình bày với các phần</w:t>
      </w:r>
      <w:r w:rsidRPr="006C5D4D">
        <w:rPr>
          <w:noProof/>
          <w:color w:val="000000"/>
          <w:sz w:val="26"/>
          <w:szCs w:val="26"/>
        </w:rPr>
        <w:t xml:space="preserve"> như sau:</w:t>
      </w:r>
    </w:p>
    <w:p w14:paraId="0412C0DE" w14:textId="77777777" w:rsidR="00482889" w:rsidRPr="006C5D4D" w:rsidRDefault="00DE60BA">
      <w:pPr>
        <w:numPr>
          <w:ilvl w:val="0"/>
          <w:numId w:val="82"/>
        </w:numPr>
        <w:pBdr>
          <w:top w:val="nil"/>
          <w:left w:val="nil"/>
          <w:bottom w:val="nil"/>
          <w:right w:val="nil"/>
          <w:between w:val="nil"/>
        </w:pBdr>
        <w:spacing w:before="120" w:after="0" w:line="312" w:lineRule="auto"/>
        <w:jc w:val="both"/>
        <w:rPr>
          <w:noProof/>
          <w:color w:val="000000"/>
          <w:sz w:val="26"/>
          <w:szCs w:val="26"/>
        </w:rPr>
      </w:pPr>
      <w:r w:rsidRPr="006C5D4D">
        <w:rPr>
          <w:b/>
          <w:noProof/>
          <w:color w:val="000000"/>
          <w:sz w:val="26"/>
          <w:szCs w:val="26"/>
        </w:rPr>
        <w:t>Chương 2: Cơ sở lý thuyết</w:t>
      </w:r>
      <w:r w:rsidRPr="006C5D4D">
        <w:rPr>
          <w:noProof/>
          <w:color w:val="000000"/>
          <w:sz w:val="26"/>
          <w:szCs w:val="26"/>
        </w:rPr>
        <w:t xml:space="preserve"> – trình bày các kiến thức nền tảng để xây dựng hệ thống phía máy chủ, máy khách, cơ sở dữ liệu và các công nghệ tích hợp</w:t>
      </w:r>
    </w:p>
    <w:p w14:paraId="5E7DC011" w14:textId="77777777" w:rsidR="00482889" w:rsidRPr="006C5D4D" w:rsidRDefault="00DE60BA">
      <w:pPr>
        <w:numPr>
          <w:ilvl w:val="0"/>
          <w:numId w:val="82"/>
        </w:numPr>
        <w:pBdr>
          <w:top w:val="nil"/>
          <w:left w:val="nil"/>
          <w:bottom w:val="nil"/>
          <w:right w:val="nil"/>
          <w:between w:val="nil"/>
        </w:pBdr>
        <w:spacing w:after="0" w:line="312" w:lineRule="auto"/>
        <w:jc w:val="both"/>
        <w:rPr>
          <w:noProof/>
          <w:color w:val="000000"/>
          <w:sz w:val="26"/>
          <w:szCs w:val="26"/>
        </w:rPr>
      </w:pPr>
      <w:r w:rsidRPr="006C5D4D">
        <w:rPr>
          <w:b/>
          <w:noProof/>
          <w:color w:val="000000"/>
          <w:sz w:val="26"/>
          <w:szCs w:val="26"/>
        </w:rPr>
        <w:t>Chương 3: Phân tích và đặc tả yêu cầu</w:t>
      </w:r>
      <w:r w:rsidRPr="006C5D4D">
        <w:rPr>
          <w:noProof/>
          <w:color w:val="000000"/>
          <w:sz w:val="26"/>
          <w:szCs w:val="26"/>
        </w:rPr>
        <w:t xml:space="preserve"> – Phần này sẽ đi sâu vào phân tích yêu cầu của bài toán đặt ra, đưa ra các ca sử dụng rồi sau đó minh họa chúng qua các bảng và biểu đồ trực quan.</w:t>
      </w:r>
    </w:p>
    <w:p w14:paraId="193E2797" w14:textId="77777777" w:rsidR="00482889" w:rsidRPr="006C5D4D" w:rsidRDefault="00DE60BA">
      <w:pPr>
        <w:numPr>
          <w:ilvl w:val="0"/>
          <w:numId w:val="82"/>
        </w:numPr>
        <w:pBdr>
          <w:top w:val="nil"/>
          <w:left w:val="nil"/>
          <w:bottom w:val="nil"/>
          <w:right w:val="nil"/>
          <w:between w:val="nil"/>
        </w:pBdr>
        <w:spacing w:after="0" w:line="312" w:lineRule="auto"/>
        <w:jc w:val="both"/>
        <w:rPr>
          <w:noProof/>
          <w:color w:val="000000"/>
          <w:sz w:val="26"/>
          <w:szCs w:val="26"/>
        </w:rPr>
      </w:pPr>
      <w:r w:rsidRPr="006C5D4D">
        <w:rPr>
          <w:b/>
          <w:noProof/>
          <w:color w:val="000000"/>
          <w:sz w:val="26"/>
          <w:szCs w:val="26"/>
        </w:rPr>
        <w:t>Chương 4: Thiết kế và xây dựng hệ thống</w:t>
      </w:r>
      <w:r w:rsidRPr="006C5D4D">
        <w:rPr>
          <w:noProof/>
          <w:color w:val="000000"/>
          <w:sz w:val="26"/>
          <w:szCs w:val="26"/>
        </w:rPr>
        <w:t xml:space="preserve"> – Trong chương này sẽ trình bày quá trình áp dụng lý thuyết vào thực</w:t>
      </w:r>
      <w:r w:rsidRPr="006C5D4D">
        <w:rPr>
          <w:noProof/>
          <w:color w:val="000000"/>
          <w:sz w:val="26"/>
          <w:szCs w:val="26"/>
        </w:rPr>
        <w:t xml:space="preserve"> tế, đưa các công nghệ vào để giải quyết bài toán đặt ra và xây dựng hệ thống.</w:t>
      </w:r>
    </w:p>
    <w:p w14:paraId="0081966A" w14:textId="77777777" w:rsidR="00482889" w:rsidRPr="006C5D4D" w:rsidRDefault="00DE60BA">
      <w:pPr>
        <w:numPr>
          <w:ilvl w:val="0"/>
          <w:numId w:val="82"/>
        </w:numPr>
        <w:pBdr>
          <w:top w:val="nil"/>
          <w:left w:val="nil"/>
          <w:bottom w:val="nil"/>
          <w:right w:val="nil"/>
          <w:between w:val="nil"/>
        </w:pBdr>
        <w:spacing w:after="0" w:line="240" w:lineRule="auto"/>
        <w:jc w:val="both"/>
        <w:rPr>
          <w:noProof/>
          <w:color w:val="000000"/>
          <w:sz w:val="26"/>
          <w:szCs w:val="26"/>
        </w:rPr>
      </w:pPr>
      <w:r w:rsidRPr="006C5D4D">
        <w:rPr>
          <w:b/>
          <w:noProof/>
          <w:color w:val="000000"/>
          <w:sz w:val="26"/>
          <w:szCs w:val="26"/>
        </w:rPr>
        <w:t>Chương 5: Triển khai thực tế</w:t>
      </w:r>
      <w:r w:rsidRPr="006C5D4D">
        <w:rPr>
          <w:noProof/>
          <w:color w:val="000000"/>
          <w:sz w:val="26"/>
          <w:szCs w:val="26"/>
        </w:rPr>
        <w:t xml:space="preserve"> – Phần này sẽ trình bày về môi trường phát triển và triển khai hệ thống, cùng với đó là kết quả thực nghiệm.</w:t>
      </w:r>
    </w:p>
    <w:p w14:paraId="067409B9" w14:textId="77777777" w:rsidR="00482889" w:rsidRPr="006C5D4D" w:rsidRDefault="00DE60BA">
      <w:pPr>
        <w:numPr>
          <w:ilvl w:val="0"/>
          <w:numId w:val="82"/>
        </w:numPr>
        <w:pBdr>
          <w:top w:val="nil"/>
          <w:left w:val="nil"/>
          <w:bottom w:val="nil"/>
          <w:right w:val="nil"/>
          <w:between w:val="nil"/>
        </w:pBdr>
        <w:spacing w:line="240" w:lineRule="auto"/>
        <w:jc w:val="both"/>
        <w:rPr>
          <w:noProof/>
          <w:color w:val="000000"/>
          <w:sz w:val="26"/>
          <w:szCs w:val="26"/>
        </w:rPr>
      </w:pPr>
      <w:r w:rsidRPr="006C5D4D">
        <w:rPr>
          <w:b/>
          <w:noProof/>
          <w:color w:val="000000"/>
          <w:sz w:val="26"/>
          <w:szCs w:val="26"/>
        </w:rPr>
        <w:t xml:space="preserve">Chương 6: Kết luận – </w:t>
      </w:r>
      <w:r w:rsidRPr="006C5D4D">
        <w:rPr>
          <w:noProof/>
          <w:color w:val="000000"/>
          <w:sz w:val="26"/>
          <w:szCs w:val="26"/>
        </w:rPr>
        <w:t>Tổng kết quả đã đạ</w:t>
      </w:r>
      <w:r w:rsidRPr="006C5D4D">
        <w:rPr>
          <w:noProof/>
          <w:color w:val="000000"/>
          <w:sz w:val="26"/>
          <w:szCs w:val="26"/>
        </w:rPr>
        <w:t>t được so với mục tiêu khóa luận đề ra và định hướng phát triển tiếp theo.</w:t>
      </w:r>
    </w:p>
    <w:p w14:paraId="2CA5ADF0" w14:textId="77777777" w:rsidR="00482889" w:rsidRPr="006C5D4D" w:rsidRDefault="00DE60BA">
      <w:pPr>
        <w:rPr>
          <w:noProof/>
          <w:color w:val="000000"/>
          <w:sz w:val="26"/>
          <w:szCs w:val="26"/>
        </w:rPr>
      </w:pPr>
      <w:r w:rsidRPr="006C5D4D">
        <w:rPr>
          <w:noProof/>
        </w:rPr>
        <w:br w:type="page"/>
      </w:r>
    </w:p>
    <w:p w14:paraId="6B0EAA35" w14:textId="77777777" w:rsidR="00482889" w:rsidRPr="006C5D4D" w:rsidRDefault="00DE60BA">
      <w:pPr>
        <w:pStyle w:val="Heading1"/>
        <w:numPr>
          <w:ilvl w:val="0"/>
          <w:numId w:val="101"/>
        </w:numPr>
        <w:jc w:val="center"/>
        <w:rPr>
          <w:noProof/>
        </w:rPr>
      </w:pPr>
      <w:bookmarkStart w:id="25" w:name="_17dp8vu" w:colFirst="0" w:colLast="0"/>
      <w:bookmarkEnd w:id="25"/>
      <w:r w:rsidRPr="006C5D4D">
        <w:rPr>
          <w:noProof/>
        </w:rPr>
        <w:lastRenderedPageBreak/>
        <w:t xml:space="preserve">CƠ SỞ LÝ </w:t>
      </w:r>
      <w:commentRangeStart w:id="26"/>
      <w:r w:rsidRPr="006C5D4D">
        <w:rPr>
          <w:noProof/>
        </w:rPr>
        <w:t>THUYẾT</w:t>
      </w:r>
      <w:commentRangeEnd w:id="26"/>
      <w:r w:rsidR="00932E1E">
        <w:rPr>
          <w:rStyle w:val="CommentReference"/>
          <w:b w:val="0"/>
        </w:rPr>
        <w:commentReference w:id="26"/>
      </w:r>
    </w:p>
    <w:p w14:paraId="2CA4A1E3"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Hệ thống phát triển công cụ quản lý dự án và công việc nội bộ được xây dựng trên nền tảng web. Ở chương này khoá luận trình bày những công nghệ đã nghiên cứu được áp dụng cho việc xử lý logic nghiệp vụ, tương tác giữa các thành phần trong hệ thống và với c</w:t>
      </w:r>
      <w:r w:rsidRPr="006C5D4D">
        <w:rPr>
          <w:noProof/>
          <w:color w:val="000000"/>
          <w:sz w:val="26"/>
          <w:szCs w:val="26"/>
        </w:rPr>
        <w:t>ơ sở dữ liệu. </w:t>
      </w:r>
    </w:p>
    <w:p w14:paraId="42E34F9D" w14:textId="77777777" w:rsidR="00482889" w:rsidRPr="006C5D4D" w:rsidRDefault="00DE60BA">
      <w:pPr>
        <w:pStyle w:val="Heading2"/>
        <w:rPr>
          <w:noProof/>
          <w:sz w:val="26"/>
          <w:szCs w:val="26"/>
        </w:rPr>
      </w:pPr>
      <w:bookmarkStart w:id="27" w:name="_3rdcrjn" w:colFirst="0" w:colLast="0"/>
      <w:bookmarkEnd w:id="27"/>
      <w:r w:rsidRPr="006C5D4D">
        <w:rPr>
          <w:noProof/>
          <w:sz w:val="26"/>
          <w:szCs w:val="26"/>
        </w:rPr>
        <w:t>2.1.</w:t>
      </w:r>
      <w:r w:rsidRPr="006C5D4D">
        <w:rPr>
          <w:noProof/>
          <w:sz w:val="26"/>
          <w:szCs w:val="26"/>
        </w:rPr>
        <w:tab/>
        <w:t>Giới thiệu ReactJS</w:t>
      </w:r>
    </w:p>
    <w:p w14:paraId="2572252F"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commentRangeStart w:id="28"/>
      <w:r w:rsidRPr="006C5D4D">
        <w:rPr>
          <w:noProof/>
          <w:color w:val="000000"/>
          <w:sz w:val="26"/>
          <w:szCs w:val="26"/>
        </w:rPr>
        <w:t xml:space="preserve">React </w:t>
      </w:r>
      <w:commentRangeEnd w:id="28"/>
      <w:r w:rsidR="001D7D35">
        <w:rPr>
          <w:rStyle w:val="CommentReference"/>
        </w:rPr>
        <w:commentReference w:id="28"/>
      </w:r>
      <w:r w:rsidRPr="006C5D4D">
        <w:rPr>
          <w:noProof/>
          <w:color w:val="000000"/>
          <w:sz w:val="26"/>
          <w:szCs w:val="26"/>
        </w:rPr>
        <w:t>được biết đến như là một Framework JavaScript phổ biến nhất thế giới hiện nay được sử dụng</w:t>
      </w:r>
      <w:r w:rsidRPr="006C5D4D">
        <w:rPr>
          <w:noProof/>
          <w:color w:val="000000"/>
          <w:sz w:val="26"/>
          <w:szCs w:val="26"/>
          <w:highlight w:val="white"/>
        </w:rPr>
        <w:t xml:space="preserve"> nhằm đơn giản hóa việc phát triển giao diện người dùng</w:t>
      </w:r>
      <w:r w:rsidRPr="006C5D4D">
        <w:rPr>
          <w:noProof/>
          <w:color w:val="000000"/>
          <w:sz w:val="26"/>
          <w:szCs w:val="26"/>
        </w:rPr>
        <w:t xml:space="preserve">. Được </w:t>
      </w:r>
      <w:r w:rsidRPr="006C5D4D">
        <w:rPr>
          <w:noProof/>
          <w:color w:val="000000"/>
          <w:sz w:val="26"/>
          <w:szCs w:val="26"/>
          <w:highlight w:val="white"/>
        </w:rPr>
        <w:t>phát triển bởi Facebook và bản release đầu tiên trên thế giới vào năm 2013 và được sử dụng để viết ra Facebook, instagram và được sự ủng hộ sử dụng của rất nhiều công ty khác trên thế giới. Mục tiêu của React chính là đơn giản để phát triển. Tất cả trạng t</w:t>
      </w:r>
      <w:r w:rsidRPr="006C5D4D">
        <w:rPr>
          <w:noProof/>
          <w:color w:val="000000"/>
          <w:sz w:val="26"/>
          <w:szCs w:val="26"/>
          <w:highlight w:val="white"/>
        </w:rPr>
        <w:t>hái đều được tập trung tại một thời điểm, bằng cách chia giao diện người dùng thành tập hợp các thành phần (components). </w:t>
      </w:r>
    </w:p>
    <w:p w14:paraId="27094C2D"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highlight w:val="white"/>
        </w:rPr>
        <w:t>Kết hợp với Redux, một state management lib rất phổ biến hiện nay, React/Redux trở thành một bộ “framework” kinh điển để phát triển Si</w:t>
      </w:r>
      <w:r w:rsidRPr="006C5D4D">
        <w:rPr>
          <w:noProof/>
          <w:color w:val="000000"/>
          <w:sz w:val="26"/>
          <w:szCs w:val="26"/>
          <w:highlight w:val="white"/>
        </w:rPr>
        <w:t>ngle Page App – một trong những mối quan tâm hàng đầu của những nhà phát triển, đặc biệt là trong giới lập trình web.</w:t>
      </w:r>
    </w:p>
    <w:p w14:paraId="2ABC147E"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highlight w:val="white"/>
        </w:rPr>
        <w:t>Ngày nay, ReactJS đang ngày một phổ biến hơn vì tính đơn giản và linh hoạt. Nhiều người còn cho rằng, đây sẽ là tương lai của ngành web de</w:t>
      </w:r>
      <w:r w:rsidRPr="006C5D4D">
        <w:rPr>
          <w:noProof/>
          <w:color w:val="000000"/>
          <w:sz w:val="26"/>
          <w:szCs w:val="26"/>
          <w:highlight w:val="white"/>
        </w:rPr>
        <w:t>velopment. Người ta ước tính có khoảng hơn 1.300 developer và hơn 94.000 website đang sử dụng ReactJS.</w:t>
      </w:r>
    </w:p>
    <w:p w14:paraId="0C6AFDD1"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i/>
          <w:noProof/>
          <w:color w:val="000000"/>
          <w:sz w:val="26"/>
          <w:szCs w:val="26"/>
          <w:highlight w:val="white"/>
        </w:rPr>
        <w:t>Một số khái niệm trong React</w:t>
      </w:r>
    </w:p>
    <w:p w14:paraId="7F97FECF" w14:textId="77777777" w:rsidR="00482889" w:rsidRPr="006C5D4D" w:rsidRDefault="00DE60BA">
      <w:pPr>
        <w:numPr>
          <w:ilvl w:val="0"/>
          <w:numId w:val="93"/>
        </w:numPr>
        <w:pBdr>
          <w:top w:val="nil"/>
          <w:left w:val="nil"/>
          <w:bottom w:val="nil"/>
          <w:right w:val="nil"/>
          <w:between w:val="nil"/>
        </w:pBdr>
        <w:spacing w:before="120" w:after="120" w:line="312" w:lineRule="auto"/>
        <w:jc w:val="both"/>
        <w:rPr>
          <w:b/>
          <w:i/>
          <w:noProof/>
          <w:color w:val="000000"/>
        </w:rPr>
      </w:pPr>
      <w:r w:rsidRPr="006C5D4D">
        <w:rPr>
          <w:b/>
          <w:noProof/>
          <w:color w:val="292B2C"/>
          <w:sz w:val="26"/>
          <w:szCs w:val="26"/>
          <w:highlight w:val="white"/>
        </w:rPr>
        <w:t>JSX:</w:t>
      </w:r>
      <w:r w:rsidRPr="006C5D4D">
        <w:rPr>
          <w:noProof/>
          <w:color w:val="292B2C"/>
          <w:sz w:val="26"/>
          <w:szCs w:val="26"/>
          <w:highlight w:val="white"/>
        </w:rPr>
        <w:t xml:space="preserve"> JSX = Javascript + XML được biết đến là một phần mở rộng của Javascript cho phép bạn tạo các thành phần giao diện người</w:t>
      </w:r>
      <w:r w:rsidRPr="006C5D4D">
        <w:rPr>
          <w:noProof/>
          <w:color w:val="292B2C"/>
          <w:sz w:val="26"/>
          <w:szCs w:val="26"/>
          <w:highlight w:val="white"/>
        </w:rPr>
        <w:t xml:space="preserve"> dùng tùy chỉnh một khai báo. </w:t>
      </w:r>
      <w:r w:rsidRPr="006C5D4D">
        <w:rPr>
          <w:noProof/>
          <w:color w:val="000000"/>
          <w:sz w:val="26"/>
          <w:szCs w:val="26"/>
        </w:rPr>
        <w:t>Việc sử dụng cú pháp JSX thay thế có các loại cú pháp khác cũng không phải là một trong những trở ngại quá lớn cho các nhà phát triển hoặc thiết kế giao diện bởi cách viết cú pháp của JSX khá giống với cách viết của các thẻ HT</w:t>
      </w:r>
      <w:r w:rsidRPr="006C5D4D">
        <w:rPr>
          <w:noProof/>
          <w:color w:val="000000"/>
          <w:sz w:val="26"/>
          <w:szCs w:val="26"/>
        </w:rPr>
        <w:t>ML. Chính điều này cũng sẽ giúp cho việc viết code và sửa code một cách dễ dàng.</w:t>
      </w:r>
      <w:r w:rsidRPr="006C5D4D">
        <w:rPr>
          <w:noProof/>
          <w:color w:val="222222"/>
          <w:sz w:val="26"/>
          <w:szCs w:val="26"/>
          <w:highlight w:val="white"/>
        </w:rPr>
        <w:t> </w:t>
      </w:r>
    </w:p>
    <w:p w14:paraId="05173AC5" w14:textId="77777777" w:rsidR="00482889" w:rsidRPr="006C5D4D" w:rsidRDefault="00DE60BA">
      <w:pPr>
        <w:numPr>
          <w:ilvl w:val="0"/>
          <w:numId w:val="93"/>
        </w:numPr>
        <w:pBdr>
          <w:top w:val="nil"/>
          <w:left w:val="nil"/>
          <w:bottom w:val="nil"/>
          <w:right w:val="nil"/>
          <w:between w:val="nil"/>
        </w:pBdr>
        <w:spacing w:before="120" w:after="120" w:line="312" w:lineRule="auto"/>
        <w:jc w:val="both"/>
        <w:rPr>
          <w:b/>
          <w:i/>
          <w:noProof/>
          <w:color w:val="000000"/>
        </w:rPr>
      </w:pPr>
      <w:r w:rsidRPr="006C5D4D">
        <w:rPr>
          <w:b/>
          <w:noProof/>
          <w:color w:val="292B2C"/>
          <w:sz w:val="26"/>
          <w:szCs w:val="26"/>
          <w:highlight w:val="white"/>
        </w:rPr>
        <w:t>React components:</w:t>
      </w:r>
      <w:r w:rsidRPr="006C5D4D">
        <w:rPr>
          <w:noProof/>
          <w:color w:val="1B1B1B"/>
          <w:sz w:val="26"/>
          <w:szCs w:val="26"/>
          <w:highlight w:val="white"/>
        </w:rPr>
        <w:t xml:space="preserve"> Component cho phép chúng ta chia nhỏ các thành phần UI độc lập mục đích để dễ quản lý và tái sử dụng nó. </w:t>
      </w:r>
      <w:r w:rsidRPr="006C5D4D">
        <w:rPr>
          <w:noProof/>
          <w:color w:val="000000"/>
          <w:sz w:val="26"/>
          <w:szCs w:val="26"/>
        </w:rPr>
        <w:t>Trong mỗi React App đều có thể chứa rất nhiều compo</w:t>
      </w:r>
      <w:r w:rsidRPr="006C5D4D">
        <w:rPr>
          <w:noProof/>
          <w:color w:val="000000"/>
          <w:sz w:val="26"/>
          <w:szCs w:val="26"/>
        </w:rPr>
        <w:t>nents, mỗi components trong đó thường nhận về các props và trả về React elements từ đó hiển thị ra cho UI. Components trong React thường được viết theo 2 loại chính đó là functional component và class components.</w:t>
      </w:r>
    </w:p>
    <w:p w14:paraId="67365CDF" w14:textId="77777777" w:rsidR="00482889" w:rsidRPr="006C5D4D" w:rsidRDefault="00DE60BA">
      <w:pPr>
        <w:numPr>
          <w:ilvl w:val="0"/>
          <w:numId w:val="93"/>
        </w:numPr>
        <w:pBdr>
          <w:top w:val="nil"/>
          <w:left w:val="nil"/>
          <w:bottom w:val="nil"/>
          <w:right w:val="nil"/>
          <w:between w:val="nil"/>
        </w:pBdr>
        <w:spacing w:before="120" w:after="120" w:line="312" w:lineRule="auto"/>
        <w:jc w:val="both"/>
        <w:rPr>
          <w:b/>
          <w:noProof/>
          <w:color w:val="000000"/>
        </w:rPr>
      </w:pPr>
      <w:r w:rsidRPr="006C5D4D">
        <w:rPr>
          <w:b/>
          <w:noProof/>
          <w:color w:val="292B2C"/>
          <w:sz w:val="26"/>
          <w:szCs w:val="26"/>
          <w:highlight w:val="white"/>
        </w:rPr>
        <w:lastRenderedPageBreak/>
        <w:t>Props và State</w:t>
      </w:r>
    </w:p>
    <w:p w14:paraId="2B95D7E4" w14:textId="77777777" w:rsidR="00482889" w:rsidRPr="006C5D4D" w:rsidRDefault="00DE60BA">
      <w:pPr>
        <w:numPr>
          <w:ilvl w:val="1"/>
          <w:numId w:val="86"/>
        </w:numPr>
        <w:pBdr>
          <w:top w:val="nil"/>
          <w:left w:val="nil"/>
          <w:bottom w:val="nil"/>
          <w:right w:val="nil"/>
          <w:between w:val="nil"/>
        </w:pBdr>
        <w:spacing w:before="120" w:after="120" w:line="312" w:lineRule="auto"/>
        <w:jc w:val="both"/>
        <w:rPr>
          <w:b/>
          <w:noProof/>
          <w:color w:val="000000"/>
        </w:rPr>
      </w:pPr>
      <w:r w:rsidRPr="006C5D4D">
        <w:rPr>
          <w:b/>
          <w:noProof/>
          <w:color w:val="292B2C"/>
          <w:sz w:val="26"/>
          <w:szCs w:val="26"/>
          <w:highlight w:val="white"/>
        </w:rPr>
        <w:t xml:space="preserve">Props: </w:t>
      </w:r>
      <w:r w:rsidRPr="006C5D4D">
        <w:rPr>
          <w:noProof/>
          <w:color w:val="000000"/>
          <w:sz w:val="26"/>
          <w:szCs w:val="26"/>
          <w:highlight w:val="white"/>
        </w:rPr>
        <w:t xml:space="preserve">Props là viết tắt của properties. Chúng là các giá trị đơn hoặc các đối tượng có chứa một tập hợp các giá trị được chuyển đến Component. Nó sử dụng quy ước đặt tên tương tự như các thuộc tính của thẻ HTML. Props là cách để các component giao tiếp với nhau </w:t>
      </w:r>
      <w:r w:rsidRPr="006C5D4D">
        <w:rPr>
          <w:noProof/>
          <w:color w:val="000000"/>
          <w:sz w:val="26"/>
          <w:szCs w:val="26"/>
          <w:highlight w:val="white"/>
        </w:rPr>
        <w:t>và được truyền từ component cha.</w:t>
      </w:r>
    </w:p>
    <w:p w14:paraId="2E88097D" w14:textId="77777777" w:rsidR="00482889" w:rsidRPr="006C5D4D" w:rsidRDefault="00DE60BA">
      <w:pPr>
        <w:numPr>
          <w:ilvl w:val="1"/>
          <w:numId w:val="86"/>
        </w:numPr>
        <w:pBdr>
          <w:top w:val="nil"/>
          <w:left w:val="nil"/>
          <w:bottom w:val="nil"/>
          <w:right w:val="nil"/>
          <w:between w:val="nil"/>
        </w:pBdr>
        <w:spacing w:before="120" w:after="120" w:line="312" w:lineRule="auto"/>
        <w:jc w:val="both"/>
        <w:rPr>
          <w:b/>
          <w:noProof/>
          <w:color w:val="000000"/>
        </w:rPr>
      </w:pPr>
      <w:r w:rsidRPr="006C5D4D">
        <w:rPr>
          <w:b/>
          <w:noProof/>
          <w:color w:val="000000"/>
          <w:sz w:val="26"/>
          <w:szCs w:val="26"/>
          <w:highlight w:val="white"/>
        </w:rPr>
        <w:t>State:</w:t>
      </w:r>
      <w:r w:rsidRPr="006C5D4D">
        <w:rPr>
          <w:noProof/>
          <w:color w:val="000000"/>
          <w:sz w:val="26"/>
          <w:szCs w:val="26"/>
          <w:highlight w:val="white"/>
        </w:rPr>
        <w:t xml:space="preserve"> Khác với props là bất biến thì state có thể thay đổi. State được quản lý chỉ bởi duy nhất một component, nó cũng không thể truyền xuống cho component con.</w:t>
      </w:r>
    </w:p>
    <w:p w14:paraId="33E0DB13" w14:textId="77777777" w:rsidR="00482889" w:rsidRPr="006C5D4D" w:rsidRDefault="00DE60BA">
      <w:pPr>
        <w:numPr>
          <w:ilvl w:val="0"/>
          <w:numId w:val="88"/>
        </w:numPr>
        <w:pBdr>
          <w:top w:val="nil"/>
          <w:left w:val="nil"/>
          <w:bottom w:val="nil"/>
          <w:right w:val="nil"/>
          <w:between w:val="nil"/>
        </w:pBdr>
        <w:spacing w:before="120" w:after="120" w:line="312" w:lineRule="auto"/>
        <w:jc w:val="both"/>
        <w:rPr>
          <w:b/>
          <w:noProof/>
          <w:color w:val="000000"/>
        </w:rPr>
      </w:pPr>
      <w:r w:rsidRPr="006C5D4D">
        <w:rPr>
          <w:b/>
          <w:noProof/>
          <w:color w:val="000000"/>
          <w:sz w:val="26"/>
          <w:szCs w:val="26"/>
          <w:highlight w:val="white"/>
        </w:rPr>
        <w:t xml:space="preserve">Lifecycle: </w:t>
      </w:r>
      <w:r w:rsidRPr="006C5D4D">
        <w:rPr>
          <w:noProof/>
          <w:color w:val="000000"/>
          <w:sz w:val="26"/>
          <w:szCs w:val="26"/>
        </w:rPr>
        <w:t xml:space="preserve">Trong React Component, một chu kì cũng xuất hiện, </w:t>
      </w:r>
      <w:r w:rsidRPr="006C5D4D">
        <w:rPr>
          <w:noProof/>
          <w:color w:val="000000"/>
          <w:sz w:val="26"/>
          <w:szCs w:val="26"/>
        </w:rPr>
        <w:t>components được khởi tạo (hiển thị ra DOM), update, và kết thúc (unmount),..đó được gọi là một component life cycle. React cho phép chúng ta tham gia vào các giai đoạn của mỗi component bằng cách sử dụng các phương thức được xây dựng sẵn trong mỗi giai đoạ</w:t>
      </w:r>
      <w:r w:rsidRPr="006C5D4D">
        <w:rPr>
          <w:noProof/>
          <w:color w:val="000000"/>
          <w:sz w:val="26"/>
          <w:szCs w:val="26"/>
        </w:rPr>
        <w:t>n đó</w:t>
      </w:r>
    </w:p>
    <w:p w14:paraId="54413980" w14:textId="77777777" w:rsidR="00482889" w:rsidRPr="006C5D4D" w:rsidRDefault="00DE60BA">
      <w:pPr>
        <w:numPr>
          <w:ilvl w:val="0"/>
          <w:numId w:val="88"/>
        </w:numPr>
        <w:pBdr>
          <w:top w:val="nil"/>
          <w:left w:val="nil"/>
          <w:bottom w:val="nil"/>
          <w:right w:val="nil"/>
          <w:between w:val="nil"/>
        </w:pBdr>
        <w:spacing w:before="120" w:after="120" w:line="312" w:lineRule="auto"/>
        <w:jc w:val="both"/>
        <w:rPr>
          <w:b/>
          <w:noProof/>
          <w:color w:val="000000"/>
        </w:rPr>
      </w:pPr>
      <w:r w:rsidRPr="006C5D4D">
        <w:rPr>
          <w:b/>
          <w:noProof/>
          <w:color w:val="000000"/>
          <w:sz w:val="26"/>
          <w:szCs w:val="26"/>
          <w:highlight w:val="white"/>
        </w:rPr>
        <w:t>Redux trong React:</w:t>
      </w:r>
      <w:r w:rsidRPr="006C5D4D">
        <w:rPr>
          <w:noProof/>
          <w:color w:val="000000"/>
          <w:sz w:val="26"/>
          <w:szCs w:val="26"/>
          <w:shd w:val="clear" w:color="auto" w:fill="F8F8F8"/>
        </w:rPr>
        <w:t xml:space="preserve"> </w:t>
      </w:r>
      <w:r w:rsidRPr="006C5D4D">
        <w:rPr>
          <w:noProof/>
          <w:color w:val="000000"/>
          <w:sz w:val="26"/>
          <w:szCs w:val="26"/>
        </w:rPr>
        <w:t>Redux là một thư viện giúp chúng ta quản lý các state một cách tốt hơn. Thay vì phải truyền state qua từng Component thì Redux sẽ tạo ra một store duy nhất dùng để thay đổi dữ liệu.</w:t>
      </w:r>
    </w:p>
    <w:p w14:paraId="6547B5EB" w14:textId="77777777" w:rsidR="00482889" w:rsidRPr="006C5D4D" w:rsidRDefault="00DE60BA">
      <w:pPr>
        <w:pStyle w:val="Heading2"/>
        <w:rPr>
          <w:noProof/>
          <w:color w:val="000000"/>
          <w:sz w:val="26"/>
          <w:szCs w:val="26"/>
        </w:rPr>
      </w:pPr>
      <w:bookmarkStart w:id="29" w:name="_26in1rg" w:colFirst="0" w:colLast="0"/>
      <w:bookmarkEnd w:id="29"/>
      <w:r w:rsidRPr="006C5D4D">
        <w:rPr>
          <w:noProof/>
          <w:color w:val="000000"/>
          <w:sz w:val="26"/>
          <w:szCs w:val="26"/>
        </w:rPr>
        <w:t>2.2.</w:t>
      </w:r>
      <w:r w:rsidRPr="006C5D4D">
        <w:rPr>
          <w:noProof/>
          <w:color w:val="000000"/>
          <w:sz w:val="26"/>
          <w:szCs w:val="26"/>
        </w:rPr>
        <w:tab/>
        <w:t>Giới thiệu NodeJS</w:t>
      </w:r>
    </w:p>
    <w:p w14:paraId="0B1AF116"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NodeJS là một nền tảng được xây dựng trên V8 JavaScript Engine – trình thông dịch thực thi mã JavaScript , giúp xây dựng các ứng dụng web một cách đơn giản và dễ mở rộng.</w:t>
      </w:r>
      <w:r w:rsidRPr="006C5D4D">
        <w:rPr>
          <w:noProof/>
          <w:color w:val="000000"/>
          <w:sz w:val="26"/>
          <w:szCs w:val="26"/>
          <w:highlight w:val="white"/>
        </w:rPr>
        <w:t xml:space="preserve"> </w:t>
      </w:r>
      <w:r w:rsidRPr="006C5D4D">
        <w:rPr>
          <w:noProof/>
          <w:color w:val="000000"/>
          <w:sz w:val="26"/>
          <w:szCs w:val="26"/>
        </w:rPr>
        <w:t>Theo </w:t>
      </w:r>
      <w:hyperlink r:id="rId15">
        <w:r w:rsidRPr="006C5D4D">
          <w:rPr>
            <w:noProof/>
            <w:color w:val="000000"/>
            <w:sz w:val="26"/>
            <w:szCs w:val="26"/>
          </w:rPr>
          <w:t>khảo sát của S</w:t>
        </w:r>
        <w:r w:rsidRPr="006C5D4D">
          <w:rPr>
            <w:noProof/>
            <w:color w:val="000000"/>
            <w:sz w:val="26"/>
            <w:szCs w:val="26"/>
          </w:rPr>
          <w:t>tack Overflow</w:t>
        </w:r>
      </w:hyperlink>
      <w:r w:rsidRPr="006C5D4D">
        <w:rPr>
          <w:noProof/>
          <w:color w:val="000000"/>
          <w:sz w:val="26"/>
          <w:szCs w:val="26"/>
        </w:rPr>
        <w:t> về các framework, nền tảng được sử dụng nhiều nhất năm 2019, NodeJS đã giành vị trí số 1 với số lượng người dùng lên đến gần 50%. NodeJS có thể chạy trên nhiều nền tảng khác nhau như: Windows, Linux, Unix, Mac OS,…</w:t>
      </w:r>
    </w:p>
    <w:p w14:paraId="239F7E02"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highlight w:val="white"/>
        </w:rPr>
        <w:t>NodeJS cung cấp một kiến tr</w:t>
      </w:r>
      <w:r w:rsidRPr="006C5D4D">
        <w:rPr>
          <w:noProof/>
          <w:color w:val="000000"/>
          <w:sz w:val="26"/>
          <w:szCs w:val="26"/>
          <w:highlight w:val="white"/>
        </w:rPr>
        <w:t xml:space="preserve">úc event-driven architecture và là một non-blocking I/O API băng thông của một ứng dụng và có khả năng mở rộng. NodeJS cho phép tạo ra những máy chủ web và các công cụ mang sử dụng ngôn ngữ JavaScript và các module. Các module của NodeJS đã giúp việc viết </w:t>
      </w:r>
      <w:r w:rsidRPr="006C5D4D">
        <w:rPr>
          <w:noProof/>
          <w:color w:val="000000"/>
          <w:sz w:val="26"/>
          <w:szCs w:val="26"/>
          <w:highlight w:val="white"/>
        </w:rPr>
        <w:t>code đơn giản hơn, giảm đi độ phức tạp cho viết ứng dụng trên server.</w:t>
      </w:r>
      <w:r w:rsidRPr="006C5D4D">
        <w:rPr>
          <w:noProof/>
          <w:color w:val="333333"/>
          <w:sz w:val="26"/>
          <w:szCs w:val="26"/>
          <w:highlight w:val="white"/>
        </w:rPr>
        <w:t xml:space="preserve"> </w:t>
      </w:r>
      <w:r w:rsidRPr="006C5D4D">
        <w:rPr>
          <w:noProof/>
          <w:color w:val="000000"/>
          <w:sz w:val="26"/>
          <w:szCs w:val="26"/>
        </w:rPr>
        <w:t>Đặc biệt NodeJS được chọn làm nền tảng phát triển của các phần mềm lớn như Microsoft, Yahoo, Walmart, Groupon, SAP, LinkedIn, Rakuten, Paypal, Voxer và GoDaddy…</w:t>
      </w:r>
    </w:p>
    <w:p w14:paraId="38B1E23A"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i/>
          <w:noProof/>
          <w:color w:val="000000"/>
          <w:sz w:val="26"/>
          <w:szCs w:val="26"/>
        </w:rPr>
        <w:t>Một số đặc tính nổi bật của NodeJS</w:t>
      </w:r>
    </w:p>
    <w:p w14:paraId="1B409A32" w14:textId="77777777" w:rsidR="00482889" w:rsidRPr="006C5D4D" w:rsidRDefault="00DE60BA">
      <w:pPr>
        <w:numPr>
          <w:ilvl w:val="0"/>
          <w:numId w:val="90"/>
        </w:numPr>
        <w:pBdr>
          <w:top w:val="nil"/>
          <w:left w:val="nil"/>
          <w:bottom w:val="nil"/>
          <w:right w:val="nil"/>
          <w:between w:val="nil"/>
        </w:pBdr>
        <w:spacing w:before="120" w:after="120" w:line="312" w:lineRule="auto"/>
        <w:jc w:val="both"/>
        <w:rPr>
          <w:noProof/>
          <w:color w:val="000000"/>
        </w:rPr>
      </w:pPr>
      <w:r w:rsidRPr="006C5D4D">
        <w:rPr>
          <w:b/>
          <w:noProof/>
          <w:color w:val="000000"/>
          <w:sz w:val="26"/>
          <w:szCs w:val="26"/>
        </w:rPr>
        <w:lastRenderedPageBreak/>
        <w:t>Không đồng bộ</w:t>
      </w:r>
      <w:r w:rsidRPr="006C5D4D">
        <w:rPr>
          <w:noProof/>
          <w:color w:val="000000"/>
          <w:sz w:val="26"/>
          <w:szCs w:val="26"/>
        </w:rPr>
        <w:t>: Tất cả các API của NodeJS đều không đồng bộ (none-blocking), nó chủ yếu dựa trên nền của NodeJS Server và chờ đợi Server trả dữ liệu về. Việc di chuyển máy chủ đến các API tiếp theo sau khi gọi và cơ chế th</w:t>
      </w:r>
      <w:r w:rsidRPr="006C5D4D">
        <w:rPr>
          <w:noProof/>
          <w:color w:val="000000"/>
          <w:sz w:val="26"/>
          <w:szCs w:val="26"/>
        </w:rPr>
        <w:t>ông báo các sự kiện của Node.js giúp máy chủ để có được một phản ứng từ các cuộc gọi API trước (Realtime).</w:t>
      </w:r>
    </w:p>
    <w:p w14:paraId="186842D0" w14:textId="77777777" w:rsidR="00482889" w:rsidRPr="006C5D4D" w:rsidRDefault="00DE60BA">
      <w:pPr>
        <w:numPr>
          <w:ilvl w:val="0"/>
          <w:numId w:val="90"/>
        </w:numPr>
        <w:pBdr>
          <w:top w:val="nil"/>
          <w:left w:val="nil"/>
          <w:bottom w:val="nil"/>
          <w:right w:val="nil"/>
          <w:between w:val="nil"/>
        </w:pBdr>
        <w:spacing w:before="120" w:after="120" w:line="312" w:lineRule="auto"/>
        <w:jc w:val="both"/>
        <w:rPr>
          <w:noProof/>
          <w:color w:val="000000"/>
        </w:rPr>
      </w:pPr>
      <w:r w:rsidRPr="006C5D4D">
        <w:rPr>
          <w:b/>
          <w:noProof/>
          <w:color w:val="000000"/>
          <w:sz w:val="26"/>
          <w:szCs w:val="26"/>
        </w:rPr>
        <w:t>Khả năng mở rộng</w:t>
      </w:r>
      <w:r w:rsidRPr="006C5D4D">
        <w:rPr>
          <w:noProof/>
          <w:color w:val="000000"/>
          <w:sz w:val="26"/>
          <w:szCs w:val="26"/>
        </w:rPr>
        <w:t xml:space="preserve">: Node.js sử dụng một mô hình luồng duy nhất với sự kiện lặp. cơ chế tổ chức sự kiện giúp các máy chủ để đáp ứng một cách không ngăn </w:t>
      </w:r>
      <w:r w:rsidRPr="006C5D4D">
        <w:rPr>
          <w:noProof/>
          <w:color w:val="000000"/>
          <w:sz w:val="26"/>
          <w:szCs w:val="26"/>
        </w:rPr>
        <w:t>chặn và làm cho máy chủ cao khả năng mở rộng như trái ngược với các máy chủ truyền thống mà tạo đề hạn chế để xử lý yêu cầu. Node.js sử dụng một chương trình đơn luồng và các chương trình tương tự có thể cung cấp dịch vụ cho một số lượng lớn hơn nhiều so v</w:t>
      </w:r>
      <w:r w:rsidRPr="006C5D4D">
        <w:rPr>
          <w:noProof/>
          <w:color w:val="000000"/>
          <w:sz w:val="26"/>
          <w:szCs w:val="26"/>
        </w:rPr>
        <w:t>ới yêu cầu máy chủ truyền thống như Apache HTTP Server.</w:t>
      </w:r>
    </w:p>
    <w:p w14:paraId="72D7E673" w14:textId="77777777" w:rsidR="00482889" w:rsidRPr="006C5D4D" w:rsidRDefault="00DE60BA">
      <w:pPr>
        <w:numPr>
          <w:ilvl w:val="0"/>
          <w:numId w:val="90"/>
        </w:numPr>
        <w:pBdr>
          <w:top w:val="nil"/>
          <w:left w:val="nil"/>
          <w:bottom w:val="nil"/>
          <w:right w:val="nil"/>
          <w:between w:val="nil"/>
        </w:pBdr>
        <w:shd w:val="clear" w:color="auto" w:fill="FFFFFF"/>
        <w:spacing w:before="120" w:after="120" w:line="312" w:lineRule="auto"/>
        <w:jc w:val="both"/>
        <w:rPr>
          <w:noProof/>
          <w:color w:val="000000"/>
        </w:rPr>
      </w:pPr>
      <w:r w:rsidRPr="006C5D4D">
        <w:rPr>
          <w:b/>
          <w:noProof/>
          <w:color w:val="000000"/>
          <w:sz w:val="26"/>
          <w:szCs w:val="26"/>
        </w:rPr>
        <w:t>Tất Cả Đều Viết Bằng Javascript:</w:t>
      </w:r>
      <w:r w:rsidRPr="006C5D4D">
        <w:rPr>
          <w:noProof/>
          <w:color w:val="000000"/>
          <w:sz w:val="26"/>
          <w:szCs w:val="26"/>
        </w:rPr>
        <w:t xml:space="preserve"> NodeJS là Javascript, tức là với NodeJS thì bây giờ lập trình viên full stack chỉ cần làm việc với một ngôn ngữ. Hơn nữa, tính ổn định của Javascript qua các phiên bản</w:t>
      </w:r>
      <w:r w:rsidRPr="006C5D4D">
        <w:rPr>
          <w:noProof/>
          <w:color w:val="000000"/>
          <w:sz w:val="26"/>
          <w:szCs w:val="26"/>
        </w:rPr>
        <w:t xml:space="preserve"> ES5, ES6, rồi 7, 8 gì đó ngày càng hoàn thiện, ổn định và mang lại nhiều tính năng hơn cho lập trình viên</w:t>
      </w:r>
    </w:p>
    <w:p w14:paraId="5FB0AF27" w14:textId="77777777" w:rsidR="00482889" w:rsidRPr="006C5D4D" w:rsidRDefault="00DE60BA">
      <w:pPr>
        <w:numPr>
          <w:ilvl w:val="0"/>
          <w:numId w:val="90"/>
        </w:numPr>
        <w:pBdr>
          <w:top w:val="nil"/>
          <w:left w:val="nil"/>
          <w:bottom w:val="nil"/>
          <w:right w:val="nil"/>
          <w:between w:val="nil"/>
        </w:pBdr>
        <w:spacing w:before="120" w:after="120" w:line="312" w:lineRule="auto"/>
        <w:jc w:val="both"/>
        <w:rPr>
          <w:noProof/>
          <w:color w:val="000000"/>
        </w:rPr>
      </w:pPr>
      <w:r w:rsidRPr="006C5D4D">
        <w:rPr>
          <w:b/>
          <w:noProof/>
          <w:color w:val="000000"/>
          <w:sz w:val="26"/>
          <w:szCs w:val="26"/>
        </w:rPr>
        <w:t>Giao tiếp thời gian thực:</w:t>
      </w:r>
      <w:r w:rsidRPr="006C5D4D">
        <w:rPr>
          <w:noProof/>
          <w:color w:val="000000"/>
          <w:sz w:val="26"/>
          <w:szCs w:val="26"/>
          <w:highlight w:val="white"/>
        </w:rPr>
        <w:t xml:space="preserve"> Công nghệ đang phát triển chóng mặt. Các công nghệ theo thời gian thực đang nảy mầm phát triển. Các công nghệ như WebSocket</w:t>
      </w:r>
      <w:r w:rsidRPr="006C5D4D">
        <w:rPr>
          <w:noProof/>
          <w:color w:val="000000"/>
          <w:sz w:val="26"/>
          <w:szCs w:val="26"/>
          <w:highlight w:val="white"/>
        </w:rPr>
        <w:t xml:space="preserve"> đã làm cho ứng dụng web gần như không có thời gian trễ. Node Js có thể xử lý một lượng kết nối khổng lồ như trên.</w:t>
      </w:r>
    </w:p>
    <w:p w14:paraId="183C623B" w14:textId="77777777" w:rsidR="00482889" w:rsidRPr="006C5D4D" w:rsidRDefault="00DE60BA">
      <w:pPr>
        <w:numPr>
          <w:ilvl w:val="0"/>
          <w:numId w:val="90"/>
        </w:numPr>
        <w:pBdr>
          <w:top w:val="nil"/>
          <w:left w:val="nil"/>
          <w:bottom w:val="nil"/>
          <w:right w:val="nil"/>
          <w:between w:val="nil"/>
        </w:pBdr>
        <w:spacing w:before="120" w:after="120" w:line="312" w:lineRule="auto"/>
        <w:jc w:val="both"/>
        <w:rPr>
          <w:noProof/>
          <w:color w:val="000000"/>
        </w:rPr>
      </w:pPr>
      <w:r w:rsidRPr="006C5D4D">
        <w:rPr>
          <w:b/>
          <w:noProof/>
          <w:color w:val="000000"/>
          <w:sz w:val="26"/>
          <w:szCs w:val="26"/>
        </w:rPr>
        <w:t>Hiệu Năng:</w:t>
      </w:r>
      <w:r w:rsidRPr="006C5D4D">
        <w:rPr>
          <w:noProof/>
          <w:color w:val="000000"/>
          <w:sz w:val="26"/>
          <w:szCs w:val="26"/>
        </w:rPr>
        <w:t xml:space="preserve"> Nodejs sử dụng engine V8 của Google, một thứ nhanh kinh khủng, cùng với non-blocking IO thì việc tạo một trang web chậm chạp như b</w:t>
      </w:r>
      <w:r w:rsidRPr="006C5D4D">
        <w:rPr>
          <w:noProof/>
          <w:color w:val="000000"/>
          <w:sz w:val="26"/>
          <w:szCs w:val="26"/>
        </w:rPr>
        <w:t>ây giờ gần như không thể </w:t>
      </w:r>
    </w:p>
    <w:p w14:paraId="5F913CF6" w14:textId="77777777" w:rsidR="00482889" w:rsidRPr="006C5D4D" w:rsidRDefault="00DE60BA">
      <w:pPr>
        <w:numPr>
          <w:ilvl w:val="0"/>
          <w:numId w:val="90"/>
        </w:numPr>
        <w:pBdr>
          <w:top w:val="nil"/>
          <w:left w:val="nil"/>
          <w:bottom w:val="nil"/>
          <w:right w:val="nil"/>
          <w:between w:val="nil"/>
        </w:pBdr>
        <w:spacing w:before="120" w:after="120" w:line="312" w:lineRule="auto"/>
        <w:jc w:val="both"/>
        <w:rPr>
          <w:noProof/>
          <w:color w:val="000000"/>
        </w:rPr>
      </w:pPr>
      <w:r w:rsidRPr="006C5D4D">
        <w:rPr>
          <w:b/>
          <w:noProof/>
          <w:color w:val="000000"/>
          <w:sz w:val="26"/>
          <w:szCs w:val="26"/>
        </w:rPr>
        <w:t>Tận Dụng Tối Đa Phần Cứng</w:t>
      </w:r>
      <w:r w:rsidRPr="006C5D4D">
        <w:rPr>
          <w:noProof/>
          <w:color w:val="000000"/>
          <w:sz w:val="26"/>
          <w:szCs w:val="26"/>
        </w:rPr>
        <w:t>:</w:t>
      </w:r>
      <w:r w:rsidRPr="006C5D4D">
        <w:rPr>
          <w:noProof/>
          <w:color w:val="000000"/>
          <w:sz w:val="26"/>
          <w:szCs w:val="26"/>
          <w:highlight w:val="white"/>
        </w:rPr>
        <w:t xml:space="preserve"> Là một lập trình web, chẳng ai không biết sự tốn kém chính là host (phần cứng). Nhưng giờ Node Js đã cải thiện được điều đó. Hơn thế nữa là việc Nodejs có thể phát triển theo chiều ngang chỉ cần cho một </w:t>
      </w:r>
      <w:r w:rsidRPr="006C5D4D">
        <w:rPr>
          <w:noProof/>
          <w:color w:val="000000"/>
          <w:sz w:val="26"/>
          <w:szCs w:val="26"/>
          <w:highlight w:val="white"/>
        </w:rPr>
        <w:t>Load Balancer đứng phía trước là được rồi.</w:t>
      </w:r>
    </w:p>
    <w:p w14:paraId="61DC86CD"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i/>
          <w:noProof/>
          <w:color w:val="000000"/>
          <w:sz w:val="26"/>
          <w:szCs w:val="26"/>
        </w:rPr>
        <w:t>Expressjs library</w:t>
      </w:r>
    </w:p>
    <w:p w14:paraId="642C53B7"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noProof/>
          <w:color w:val="000000"/>
          <w:sz w:val="26"/>
          <w:szCs w:val="26"/>
          <w:highlight w:val="white"/>
        </w:rPr>
        <w:t>Express.js là một khuôn khổ của Node.js. Điều đó có nghĩa là hầu hết các mã code đã được viết sẵn cho các lập trình viên làm việc. Bạn có thể tạo các ứng dụng 1 web,  nhiều web hoặc kết hợp bằng cách sử dụng Express.js. Expressjs nhẹ, nó giúp tổ chức các ứ</w:t>
      </w:r>
      <w:r w:rsidRPr="006C5D4D">
        <w:rPr>
          <w:noProof/>
          <w:color w:val="000000"/>
          <w:sz w:val="26"/>
          <w:szCs w:val="26"/>
          <w:highlight w:val="white"/>
        </w:rPr>
        <w:t>ng dụng web ở phía máy chủ thành một kiến ​​trúc MVC có tổ chức hơn.</w:t>
      </w:r>
    </w:p>
    <w:p w14:paraId="13948D3E"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noProof/>
          <w:color w:val="000000"/>
          <w:sz w:val="26"/>
          <w:szCs w:val="26"/>
          <w:highlight w:val="white"/>
        </w:rPr>
        <w:lastRenderedPageBreak/>
        <w:t>Thư viện JavaScript của Expressjs giúp các lập trình viên xây dựng các ứng dụng web hiệu quả và nhanh chóng. Express.js nâng cao chức năng của Node.js. Trên thực tế, nếu bạn không sử dụng</w:t>
      </w:r>
      <w:r w:rsidRPr="006C5D4D">
        <w:rPr>
          <w:noProof/>
          <w:color w:val="000000"/>
          <w:sz w:val="26"/>
          <w:szCs w:val="26"/>
          <w:highlight w:val="white"/>
        </w:rPr>
        <w:t xml:space="preserve"> Express.js, thì bạn phải thực hiện rất nhiều lập trình phức tạp để xây dựng một API hiệu quả. Nó đã làm cho việc lập trình trong Node.js trở nên dễ dàng và có nhiều tính năng bổ sung. </w:t>
      </w:r>
      <w:r w:rsidRPr="006C5D4D">
        <w:rPr>
          <w:noProof/>
          <w:color w:val="000000"/>
          <w:sz w:val="26"/>
          <w:szCs w:val="26"/>
        </w:rPr>
        <w:t>Ngay cả những người mới bắt đầu tham gia vào lĩnh vực phát triển ứng dụ</w:t>
      </w:r>
      <w:r w:rsidRPr="006C5D4D">
        <w:rPr>
          <w:noProof/>
          <w:color w:val="000000"/>
          <w:sz w:val="26"/>
          <w:szCs w:val="26"/>
        </w:rPr>
        <w:t>ng web cũng có thể sử dụng Express.js vì nó hỗ trợ JavaScript. Javascript rất dễ học đối với bất kỳ ai ngay cả khi họ không có bất kỳ kiến ​​thức nào về bất kỳ ngôn ngữ nào khác. Vì vậy, Express.js cho phép các tài năng trẻ tham gia vào lĩnh vực phát triển</w:t>
      </w:r>
      <w:r w:rsidRPr="006C5D4D">
        <w:rPr>
          <w:noProof/>
          <w:color w:val="000000"/>
          <w:sz w:val="26"/>
          <w:szCs w:val="26"/>
        </w:rPr>
        <w:t xml:space="preserve"> ứng dụng web và đạt được thành công.</w:t>
      </w:r>
    </w:p>
    <w:p w14:paraId="44FB3D5E"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noProof/>
          <w:color w:val="000000"/>
          <w:sz w:val="26"/>
          <w:szCs w:val="26"/>
        </w:rPr>
        <w:t>Express.js có thể giảm một nửa thời gian viết mã mà vẫn giúp chúng tôi xây dựng các ứng dụng web hiệu quả. Nó không chỉ giảm thời gian mà còn giảm nỗ lực cần thiết để xây dựng các ứng dụng web với sự trợ giúp của các t</w:t>
      </w:r>
      <w:r w:rsidRPr="006C5D4D">
        <w:rPr>
          <w:noProof/>
          <w:color w:val="000000"/>
          <w:sz w:val="26"/>
          <w:szCs w:val="26"/>
        </w:rPr>
        <w:t>ính năng khác nhau của nó. Express.js cung cấp một định tuyến đơn giản cho các yêu cầu của khách hàng. Nó cũng cung cấp một phần mềm trung gian chịu trách nhiệm đưa ra quyết định để đưa ra các phản hồi chính xác cho các yêu cầu của khách hàng. Nếu không có</w:t>
      </w:r>
      <w:r w:rsidRPr="006C5D4D">
        <w:rPr>
          <w:noProof/>
          <w:color w:val="000000"/>
          <w:sz w:val="26"/>
          <w:szCs w:val="26"/>
        </w:rPr>
        <w:t xml:space="preserve"> Express.js, bạn phải viết mã code của riêng mình để xây dựng thành phần định tuyến. Đó là một công việc tốn thời gian và tẻ nhạt. Express.js giúp công việc này đơn giản, linh hoạt, hiệu quả, tối giản cùng với khả năng mở rộng cho các lập trình viên. Nó cũ</w:t>
      </w:r>
      <w:r w:rsidRPr="006C5D4D">
        <w:rPr>
          <w:noProof/>
          <w:color w:val="000000"/>
          <w:sz w:val="26"/>
          <w:szCs w:val="26"/>
        </w:rPr>
        <w:t>ng có lợi thế về hiệu suất mạnh mẽ vì nó là một framework của Node.js.</w:t>
      </w:r>
    </w:p>
    <w:p w14:paraId="756E21AD" w14:textId="77777777" w:rsidR="00482889" w:rsidRPr="006C5D4D" w:rsidRDefault="00DE60BA">
      <w:pPr>
        <w:pStyle w:val="Heading2"/>
        <w:rPr>
          <w:noProof/>
          <w:sz w:val="26"/>
          <w:szCs w:val="26"/>
        </w:rPr>
      </w:pPr>
      <w:bookmarkStart w:id="30" w:name="_lnxbz9" w:colFirst="0" w:colLast="0"/>
      <w:bookmarkEnd w:id="30"/>
      <w:r w:rsidRPr="006C5D4D">
        <w:rPr>
          <w:noProof/>
          <w:color w:val="000000"/>
          <w:sz w:val="26"/>
          <w:szCs w:val="26"/>
        </w:rPr>
        <w:t>2.3.</w:t>
      </w:r>
      <w:r w:rsidRPr="006C5D4D">
        <w:rPr>
          <w:noProof/>
          <w:color w:val="000000"/>
          <w:sz w:val="26"/>
          <w:szCs w:val="26"/>
        </w:rPr>
        <w:tab/>
        <w:t>Giới thiệu Firebase</w:t>
      </w:r>
    </w:p>
    <w:p w14:paraId="1D0EE495"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noProof/>
          <w:color w:val="000000"/>
          <w:sz w:val="26"/>
          <w:szCs w:val="26"/>
        </w:rPr>
        <w:t>Firebase là dịch vụ cơ sở dữ liệu hoạt động trên nền tảng đám mây – cloud hỗ</w:t>
      </w:r>
      <w:r w:rsidRPr="006C5D4D">
        <w:rPr>
          <w:noProof/>
          <w:color w:val="444444"/>
          <w:sz w:val="26"/>
          <w:szCs w:val="26"/>
          <w:highlight w:val="white"/>
        </w:rPr>
        <w:t xml:space="preserve"> </w:t>
      </w:r>
      <w:r w:rsidRPr="006C5D4D">
        <w:rPr>
          <w:noProof/>
          <w:color w:val="000000"/>
          <w:sz w:val="26"/>
          <w:szCs w:val="26"/>
        </w:rPr>
        <w:t>trợ</w:t>
      </w:r>
      <w:r w:rsidRPr="006C5D4D">
        <w:rPr>
          <w:noProof/>
          <w:color w:val="444444"/>
          <w:sz w:val="26"/>
          <w:szCs w:val="26"/>
          <w:highlight w:val="white"/>
        </w:rPr>
        <w:t xml:space="preserve"> </w:t>
      </w:r>
      <w:r w:rsidRPr="006C5D4D">
        <w:rPr>
          <w:noProof/>
          <w:color w:val="000000"/>
          <w:sz w:val="26"/>
          <w:szCs w:val="26"/>
        </w:rPr>
        <w:t>phát triển trang web và ứng dụng di động do Google phát triển giúp chúng ta xây dựng, cải thiện và mở rộng ứng dụng của mình mà không cần backend hay server.</w:t>
      </w:r>
      <w:r w:rsidRPr="006C5D4D">
        <w:rPr>
          <w:noProof/>
          <w:color w:val="444444"/>
          <w:sz w:val="26"/>
          <w:szCs w:val="26"/>
          <w:highlight w:val="white"/>
        </w:rPr>
        <w:t xml:space="preserve"> </w:t>
      </w:r>
      <w:r w:rsidRPr="006C5D4D">
        <w:rPr>
          <w:noProof/>
          <w:color w:val="000000"/>
          <w:sz w:val="26"/>
          <w:szCs w:val="26"/>
        </w:rPr>
        <w:t>Chức năng chính là giúp người dùng lập trình ứng dụng bằng cách đơn giản hóa các thao tác với cơ s</w:t>
      </w:r>
      <w:r w:rsidRPr="006C5D4D">
        <w:rPr>
          <w:noProof/>
          <w:color w:val="000000"/>
          <w:sz w:val="26"/>
          <w:szCs w:val="26"/>
        </w:rPr>
        <w:t>ở dữ liệu</w:t>
      </w:r>
      <w:r w:rsidRPr="006C5D4D">
        <w:rPr>
          <w:noProof/>
          <w:color w:val="444444"/>
          <w:sz w:val="26"/>
          <w:szCs w:val="26"/>
          <w:highlight w:val="white"/>
        </w:rPr>
        <w:t>.</w:t>
      </w:r>
      <w:r w:rsidRPr="006C5D4D">
        <w:rPr>
          <w:noProof/>
          <w:color w:val="000000"/>
          <w:sz w:val="26"/>
          <w:szCs w:val="26"/>
        </w:rPr>
        <w:t xml:space="preserve"> Hay nói cách khác Firebase là một bộ công cụ giúp xây dựng ứng dụng và các công cụ mà nó cung cấp cho bao gồm một phần lớn các dịch vụ các nhà phát triển thường phải tự xây dựng nhưng không thật sự muốn, nhằm tiết kiệm thời gian hoặc đơn giản là</w:t>
      </w:r>
      <w:r w:rsidRPr="006C5D4D">
        <w:rPr>
          <w:noProof/>
          <w:color w:val="000000"/>
          <w:sz w:val="26"/>
          <w:szCs w:val="26"/>
        </w:rPr>
        <w:t xml:space="preserve"> tập trung hơn vào phần trải nghiệm của ứng dụng</w:t>
      </w:r>
    </w:p>
    <w:p w14:paraId="5F63EFFC"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noProof/>
          <w:color w:val="000000"/>
          <w:sz w:val="26"/>
          <w:szCs w:val="26"/>
        </w:rPr>
        <w:t>Firebase giúp các lập trình viên rút ngắn thời gian phát triển và triển khai ứng dụng. Chức năng chính là giúp nhà phát triển đơn giản hóa các thao tác với cơ sở dữ liệu và server. Ngoài ra Firebase còn là d</w:t>
      </w:r>
      <w:r w:rsidRPr="006C5D4D">
        <w:rPr>
          <w:noProof/>
          <w:color w:val="000000"/>
          <w:sz w:val="26"/>
          <w:szCs w:val="26"/>
        </w:rPr>
        <w:t>ịch vụ đa nền tảng, đa năng và bảo mật rất tốt. Dưới đây ta sẽ đi sâu hơn về các dịch vụ của Firebase áp dụng vào khóa luận này</w:t>
      </w:r>
    </w:p>
    <w:p w14:paraId="17FA77CE" w14:textId="77777777" w:rsidR="00482889" w:rsidRPr="006C5D4D" w:rsidRDefault="00DE60BA">
      <w:pPr>
        <w:keepNext/>
        <w:pBdr>
          <w:top w:val="nil"/>
          <w:left w:val="nil"/>
          <w:bottom w:val="nil"/>
          <w:right w:val="nil"/>
          <w:between w:val="nil"/>
        </w:pBdr>
        <w:spacing w:line="240" w:lineRule="auto"/>
        <w:jc w:val="center"/>
        <w:rPr>
          <w:noProof/>
        </w:rPr>
      </w:pPr>
      <w:r w:rsidRPr="006C5D4D">
        <w:rPr>
          <w:noProof/>
        </w:rPr>
        <w:lastRenderedPageBreak/>
        <w:drawing>
          <wp:inline distT="0" distB="0" distL="0" distR="0" wp14:anchorId="358E6989" wp14:editId="337386FC">
            <wp:extent cx="4686300" cy="2811780"/>
            <wp:effectExtent l="0" t="0" r="0" b="0"/>
            <wp:docPr id="16" name="image2.png" descr="https://lh3.googleusercontent.com/p-kdWAhWkfD4mK4INYkJQe6CVKG41rU5ZDU_YtNZfwx3usyqAupbCbrOpjJo2Rj4XqkWaTK5jPANzdbM-6y7A8g_4aruph9EnQbCA3TaOpcABlGw4qr6OWYJumOr3h6rD4IG1O9eeEibg5TlWA"/>
            <wp:cNvGraphicFramePr/>
            <a:graphic xmlns:a="http://schemas.openxmlformats.org/drawingml/2006/main">
              <a:graphicData uri="http://schemas.openxmlformats.org/drawingml/2006/picture">
                <pic:pic xmlns:pic="http://schemas.openxmlformats.org/drawingml/2006/picture">
                  <pic:nvPicPr>
                    <pic:cNvPr id="0" name="image2.png" descr="https://lh3.googleusercontent.com/p-kdWAhWkfD4mK4INYkJQe6CVKG41rU5ZDU_YtNZfwx3usyqAupbCbrOpjJo2Rj4XqkWaTK5jPANzdbM-6y7A8g_4aruph9EnQbCA3TaOpcABlGw4qr6OWYJumOr3h6rD4IG1O9eeEibg5TlWA"/>
                    <pic:cNvPicPr preferRelativeResize="0"/>
                  </pic:nvPicPr>
                  <pic:blipFill>
                    <a:blip r:embed="rId16"/>
                    <a:srcRect/>
                    <a:stretch>
                      <a:fillRect/>
                    </a:stretch>
                  </pic:blipFill>
                  <pic:spPr>
                    <a:xfrm>
                      <a:off x="0" y="0"/>
                      <a:ext cx="4686300" cy="2811780"/>
                    </a:xfrm>
                    <a:prstGeom prst="rect">
                      <a:avLst/>
                    </a:prstGeom>
                    <a:ln/>
                  </pic:spPr>
                </pic:pic>
              </a:graphicData>
            </a:graphic>
          </wp:inline>
        </w:drawing>
      </w:r>
    </w:p>
    <w:p w14:paraId="7ED2EAD4"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31" w:name="_35nkun2" w:colFirst="0" w:colLast="0"/>
      <w:bookmarkEnd w:id="31"/>
      <w:r w:rsidRPr="006C5D4D">
        <w:rPr>
          <w:i/>
          <w:noProof/>
          <w:color w:val="000000"/>
          <w:sz w:val="22"/>
          <w:szCs w:val="22"/>
        </w:rPr>
        <w:t>Hình 2.1 Mô hình Firebase RESTFUL API</w:t>
      </w:r>
    </w:p>
    <w:p w14:paraId="7C87D4C7" w14:textId="77777777" w:rsidR="00482889" w:rsidRPr="006C5D4D" w:rsidRDefault="00DE60BA">
      <w:pPr>
        <w:pStyle w:val="Heading3"/>
        <w:rPr>
          <w:noProof/>
          <w:sz w:val="26"/>
          <w:szCs w:val="26"/>
        </w:rPr>
      </w:pPr>
      <w:bookmarkStart w:id="32" w:name="_1ksv4uv" w:colFirst="0" w:colLast="0"/>
      <w:bookmarkEnd w:id="32"/>
      <w:r w:rsidRPr="006C5D4D">
        <w:rPr>
          <w:noProof/>
          <w:color w:val="000000"/>
          <w:sz w:val="26"/>
          <w:szCs w:val="26"/>
        </w:rPr>
        <w:t>2.3.1.</w:t>
      </w:r>
      <w:r w:rsidRPr="006C5D4D">
        <w:rPr>
          <w:noProof/>
          <w:color w:val="000000"/>
          <w:sz w:val="26"/>
          <w:szCs w:val="26"/>
        </w:rPr>
        <w:tab/>
        <w:t>Firebase Authentication</w:t>
      </w:r>
    </w:p>
    <w:p w14:paraId="01FAC99D"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Hoạt động nổi bật của Firebase là xây dựng các bước xác thực người dùng bằng Email, Facebook, Twitter, GitHub, Google,... Đồng thời cũng xác thực nặc danh cho các ứng dụng. Hoạt động xác thực có thể giúp thông tin cá nhân</w:t>
      </w:r>
      <w:r w:rsidRPr="006C5D4D">
        <w:rPr>
          <w:noProof/>
          <w:color w:val="000000"/>
          <w:sz w:val="26"/>
          <w:szCs w:val="26"/>
          <w:highlight w:val="white"/>
        </w:rPr>
        <w:t xml:space="preserve"> của người sử dụng được an toàn và </w:t>
      </w:r>
      <w:r w:rsidRPr="006C5D4D">
        <w:rPr>
          <w:noProof/>
          <w:color w:val="000000"/>
          <w:sz w:val="26"/>
          <w:szCs w:val="26"/>
          <w:highlight w:val="white"/>
        </w:rPr>
        <w:t>đảm bảo không bị đánh cắp tài khoản.</w:t>
      </w:r>
    </w:p>
    <w:p w14:paraId="0D152E22" w14:textId="77777777" w:rsidR="00482889" w:rsidRPr="006C5D4D" w:rsidRDefault="00DE60BA">
      <w:pPr>
        <w:keepNext/>
        <w:pBdr>
          <w:top w:val="nil"/>
          <w:left w:val="nil"/>
          <w:bottom w:val="nil"/>
          <w:right w:val="nil"/>
          <w:between w:val="nil"/>
        </w:pBdr>
        <w:spacing w:line="240" w:lineRule="auto"/>
        <w:jc w:val="center"/>
        <w:rPr>
          <w:noProof/>
        </w:rPr>
      </w:pPr>
      <w:r w:rsidRPr="006C5D4D">
        <w:rPr>
          <w:noProof/>
          <w:color w:val="000000"/>
          <w:sz w:val="26"/>
          <w:szCs w:val="26"/>
        </w:rPr>
        <w:drawing>
          <wp:inline distT="0" distB="0" distL="0" distR="0" wp14:anchorId="720E3FB2" wp14:editId="27AE7AD0">
            <wp:extent cx="4678680" cy="2628900"/>
            <wp:effectExtent l="0" t="0" r="0" b="0"/>
            <wp:docPr id="15" name="image7.png" descr="Firebase Authentication"/>
            <wp:cNvGraphicFramePr/>
            <a:graphic xmlns:a="http://schemas.openxmlformats.org/drawingml/2006/main">
              <a:graphicData uri="http://schemas.openxmlformats.org/drawingml/2006/picture">
                <pic:pic xmlns:pic="http://schemas.openxmlformats.org/drawingml/2006/picture">
                  <pic:nvPicPr>
                    <pic:cNvPr id="0" name="image7.png" descr="Firebase Authentication"/>
                    <pic:cNvPicPr preferRelativeResize="0"/>
                  </pic:nvPicPr>
                  <pic:blipFill>
                    <a:blip r:embed="rId17"/>
                    <a:srcRect/>
                    <a:stretch>
                      <a:fillRect/>
                    </a:stretch>
                  </pic:blipFill>
                  <pic:spPr>
                    <a:xfrm>
                      <a:off x="0" y="0"/>
                      <a:ext cx="4678680" cy="2628900"/>
                    </a:xfrm>
                    <a:prstGeom prst="rect">
                      <a:avLst/>
                    </a:prstGeom>
                    <a:ln/>
                  </pic:spPr>
                </pic:pic>
              </a:graphicData>
            </a:graphic>
          </wp:inline>
        </w:drawing>
      </w:r>
    </w:p>
    <w:p w14:paraId="00977446"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33" w:name="_44sinio" w:colFirst="0" w:colLast="0"/>
      <w:bookmarkEnd w:id="33"/>
      <w:r w:rsidRPr="006C5D4D">
        <w:rPr>
          <w:i/>
          <w:noProof/>
          <w:color w:val="000000"/>
          <w:sz w:val="22"/>
          <w:szCs w:val="22"/>
        </w:rPr>
        <w:t>Hình 2.2 Các ứng dụng phổ biến firebase hỗ trợ đăng nhập</w:t>
      </w:r>
    </w:p>
    <w:p w14:paraId="4D544217"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Việc xác thực người dùng là một chức năng vô cùng quan trọng trong việc phát triển ứng dụng. Tuy nhiên, khi bạn muốn xác thực với nhiều phương thức khác nhau nh</w:t>
      </w:r>
      <w:r w:rsidRPr="006C5D4D">
        <w:rPr>
          <w:noProof/>
          <w:color w:val="000000"/>
          <w:sz w:val="26"/>
          <w:szCs w:val="26"/>
        </w:rPr>
        <w:t xml:space="preserve">ư email, </w:t>
      </w:r>
      <w:r w:rsidRPr="006C5D4D">
        <w:rPr>
          <w:noProof/>
          <w:color w:val="000000"/>
          <w:sz w:val="26"/>
          <w:szCs w:val="26"/>
        </w:rPr>
        <w:lastRenderedPageBreak/>
        <w:t>số điện thoại, google, facebook sẽ tốn nhiều thời gian và công sức. Firebase Authentication giúp thực hiện việc đó một cách dễ dàng, giúp người dùng nhanh chóng tiếp cận sản phẩm hơn. Vì thế, nó là một chức năng vô cùng hữu ích của firebase</w:t>
      </w:r>
      <w:r w:rsidRPr="006C5D4D">
        <w:rPr>
          <w:noProof/>
          <w:color w:val="222222"/>
          <w:sz w:val="26"/>
          <w:szCs w:val="26"/>
          <w:highlight w:val="white"/>
        </w:rPr>
        <w:t>.</w:t>
      </w:r>
    </w:p>
    <w:p w14:paraId="34783E6F"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i/>
          <w:noProof/>
          <w:color w:val="222222"/>
          <w:sz w:val="26"/>
          <w:szCs w:val="26"/>
          <w:highlight w:val="white"/>
        </w:rPr>
        <w:t xml:space="preserve">Cách </w:t>
      </w:r>
      <w:r w:rsidRPr="006C5D4D">
        <w:rPr>
          <w:b/>
          <w:i/>
          <w:noProof/>
          <w:color w:val="222222"/>
          <w:sz w:val="26"/>
          <w:szCs w:val="26"/>
          <w:highlight w:val="white"/>
        </w:rPr>
        <w:t>thức hoạt động</w:t>
      </w:r>
    </w:p>
    <w:p w14:paraId="03FFEAB7"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Để đăng nhập một người dùng vào ứng dụng của bạn, trước tiên bạn nhận được thông tin xác thực từ người dùng đó. Các thông tin xác thực này có thể là địa chỉ email và mật khẩu của người dùng hoặc mã thông báo OAuth từ nhà cung cấp danh tính được liên kết. S</w:t>
      </w:r>
      <w:r w:rsidRPr="006C5D4D">
        <w:rPr>
          <w:noProof/>
          <w:color w:val="000000"/>
          <w:sz w:val="26"/>
          <w:szCs w:val="26"/>
        </w:rPr>
        <w:t>au đó, bạn chuyển các thông tin xác thực này cho SDK xác thực Firebase. Các dịch vụ phụ trợ của chúng tôi sau đó sẽ xác minh các thông tin đăng nhập đó và trả lại phản hồi cho khách hàng.</w:t>
      </w:r>
    </w:p>
    <w:p w14:paraId="0BDC1F6A"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Sau khi đăng nhập thành công, có thể truy cập thông tin hồ sơ cơ bản</w:t>
      </w:r>
      <w:r w:rsidRPr="006C5D4D">
        <w:rPr>
          <w:noProof/>
          <w:color w:val="000000"/>
          <w:sz w:val="26"/>
          <w:szCs w:val="26"/>
        </w:rPr>
        <w:t xml:space="preserve"> của người dùng và bạn có thể kiểm soát quyền truy cập của người dùng vào dữ liệu được lưu trữ trong các sản phẩm Firebase khác. Bạn cũng có thể sử dụng mã xác thực được cung cấp để xác minh danh tính của người dùng trong các dịch vụ phụ trợ của riêng bạn.</w:t>
      </w:r>
    </w:p>
    <w:p w14:paraId="16ADCA13" w14:textId="77777777" w:rsidR="00482889" w:rsidRPr="006C5D4D" w:rsidRDefault="00DE60BA">
      <w:pPr>
        <w:pStyle w:val="Heading3"/>
        <w:rPr>
          <w:noProof/>
          <w:sz w:val="26"/>
          <w:szCs w:val="26"/>
        </w:rPr>
      </w:pPr>
      <w:bookmarkStart w:id="34" w:name="_2jxsxqh" w:colFirst="0" w:colLast="0"/>
      <w:bookmarkEnd w:id="34"/>
      <w:r w:rsidRPr="006C5D4D">
        <w:rPr>
          <w:noProof/>
          <w:color w:val="000000"/>
          <w:sz w:val="26"/>
          <w:szCs w:val="26"/>
        </w:rPr>
        <w:t>2.3.2.Firebase Cloud Firestore</w:t>
      </w:r>
    </w:p>
    <w:p w14:paraId="242E06F5"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Cloud Firestore là một Database linh hoạt và dễ mở rộng cho mobile, web và server được phát triển từ Firebase and Google Cloud Platform. Cũng giống như Firebase realtime database Cloud Firestore giúp cho việc đồng bộ dữ liệu</w:t>
      </w:r>
      <w:r w:rsidRPr="006C5D4D">
        <w:rPr>
          <w:noProof/>
          <w:color w:val="000000"/>
          <w:sz w:val="26"/>
          <w:szCs w:val="26"/>
        </w:rPr>
        <w:t xml:space="preserve"> giữa các ứng dụng phía client một các nhanh chóng (Realtime) và </w:t>
      </w:r>
      <w:r w:rsidRPr="006C5D4D">
        <w:rPr>
          <w:noProof/>
          <w:sz w:val="26"/>
          <w:szCs w:val="26"/>
        </w:rPr>
        <w:t>hỗ</w:t>
      </w:r>
      <w:r w:rsidRPr="006C5D4D">
        <w:rPr>
          <w:noProof/>
          <w:color w:val="000000"/>
          <w:sz w:val="26"/>
          <w:szCs w:val="26"/>
        </w:rPr>
        <w:t xml:space="preserve"> trợ lưu offline data trong ứng dụng của bạn.</w:t>
      </w:r>
    </w:p>
    <w:p w14:paraId="14CDA67F"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Cloud Firestore là một cloud-hosted, NoSQL database mà các ứng dụng phía client có thể trực tiếp truy cập thông qua native SDKs. Nó lưu dữ liệu theo mô hình dữ liệu NoSQL. Dữ liệu được lưu trữ trong các file tài liệu chứa các trường được ánh xạ vào các giá</w:t>
      </w:r>
      <w:r w:rsidRPr="006C5D4D">
        <w:rPr>
          <w:noProof/>
          <w:color w:val="000000"/>
          <w:sz w:val="26"/>
          <w:szCs w:val="26"/>
        </w:rPr>
        <w:t xml:space="preserve"> trị. Các file tài liệu này được lưu trữ trong các tập hợp chúng có thể sử dụng nó để tổ chức dữ liệu và truy vấn dữ liệu. Cloud Firestore hỗ trợ rất nhiều kiểu dữ liệu từ đơn giản như String, Integer hay những kiểu dữ liệu phức tạp như các nested object</w:t>
      </w:r>
    </w:p>
    <w:p w14:paraId="3079002C"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i/>
          <w:noProof/>
          <w:color w:val="000000"/>
          <w:sz w:val="26"/>
          <w:szCs w:val="26"/>
        </w:rPr>
        <w:t>C</w:t>
      </w:r>
      <w:r w:rsidRPr="006C5D4D">
        <w:rPr>
          <w:b/>
          <w:i/>
          <w:noProof/>
          <w:color w:val="000000"/>
          <w:sz w:val="26"/>
          <w:szCs w:val="26"/>
        </w:rPr>
        <w:t>ác tính năng chính</w:t>
      </w:r>
    </w:p>
    <w:p w14:paraId="2D086E01" w14:textId="77777777" w:rsidR="00482889" w:rsidRPr="006C5D4D" w:rsidRDefault="00DE60BA">
      <w:pPr>
        <w:numPr>
          <w:ilvl w:val="0"/>
          <w:numId w:val="40"/>
        </w:numPr>
        <w:pBdr>
          <w:top w:val="nil"/>
          <w:left w:val="nil"/>
          <w:bottom w:val="nil"/>
          <w:right w:val="nil"/>
          <w:between w:val="nil"/>
        </w:pBdr>
        <w:spacing w:before="120" w:after="120" w:line="312" w:lineRule="auto"/>
        <w:jc w:val="both"/>
        <w:rPr>
          <w:noProof/>
          <w:color w:val="000000"/>
        </w:rPr>
      </w:pPr>
      <w:r w:rsidRPr="006C5D4D">
        <w:rPr>
          <w:b/>
          <w:noProof/>
          <w:color w:val="000000"/>
          <w:sz w:val="26"/>
          <w:szCs w:val="26"/>
        </w:rPr>
        <w:t>Tính linh hoạt:</w:t>
      </w:r>
      <w:r w:rsidRPr="006C5D4D">
        <w:rPr>
          <w:noProof/>
          <w:color w:val="000000"/>
          <w:sz w:val="26"/>
          <w:szCs w:val="26"/>
        </w:rPr>
        <w:t xml:space="preserve"> Cloud Firestore hỗ trợ các cấu trúc dữ liệu linh hoạt, phân cấp dữ liệu. Lưu trữ dữ liệu của bạn trong các document , được tổ chức thành các collection. Các document có thể chứa các đối tượng phức tạp.</w:t>
      </w:r>
    </w:p>
    <w:p w14:paraId="3770E3EC" w14:textId="77777777" w:rsidR="00482889" w:rsidRPr="006C5D4D" w:rsidRDefault="00DE60BA">
      <w:pPr>
        <w:numPr>
          <w:ilvl w:val="0"/>
          <w:numId w:val="40"/>
        </w:numPr>
        <w:pBdr>
          <w:top w:val="nil"/>
          <w:left w:val="nil"/>
          <w:bottom w:val="nil"/>
          <w:right w:val="nil"/>
          <w:between w:val="nil"/>
        </w:pBdr>
        <w:spacing w:before="120" w:after="120" w:line="312" w:lineRule="auto"/>
        <w:jc w:val="both"/>
        <w:rPr>
          <w:noProof/>
          <w:color w:val="000000"/>
        </w:rPr>
      </w:pPr>
      <w:r w:rsidRPr="006C5D4D">
        <w:rPr>
          <w:b/>
          <w:noProof/>
          <w:color w:val="000000"/>
          <w:sz w:val="26"/>
          <w:szCs w:val="26"/>
        </w:rPr>
        <w:t>Truy vấn tượng trưn</w:t>
      </w:r>
      <w:r w:rsidRPr="006C5D4D">
        <w:rPr>
          <w:b/>
          <w:noProof/>
          <w:color w:val="000000"/>
          <w:sz w:val="26"/>
          <w:szCs w:val="26"/>
        </w:rPr>
        <w:t>g:</w:t>
      </w:r>
      <w:r w:rsidRPr="006C5D4D">
        <w:rPr>
          <w:noProof/>
          <w:color w:val="000000"/>
          <w:sz w:val="26"/>
          <w:szCs w:val="26"/>
        </w:rPr>
        <w:t xml:space="preserve"> Bạn có thể sử dụng các truy vấn để truy xuất các document riêng lẻ hoặc để truy xuất tất cả các document trong collection khớp với các tham </w:t>
      </w:r>
      <w:r w:rsidRPr="006C5D4D">
        <w:rPr>
          <w:noProof/>
          <w:color w:val="000000"/>
          <w:sz w:val="26"/>
          <w:szCs w:val="26"/>
        </w:rPr>
        <w:lastRenderedPageBreak/>
        <w:t>số truy vấn của bạn. Các truy vấn của bạn có thể bao gồm nhiều bộ lọc, kết hợp giữa bộ lọc và sắp xếp.</w:t>
      </w:r>
    </w:p>
    <w:p w14:paraId="00E49A1F" w14:textId="77777777" w:rsidR="00482889" w:rsidRPr="006C5D4D" w:rsidRDefault="00DE60BA">
      <w:pPr>
        <w:numPr>
          <w:ilvl w:val="0"/>
          <w:numId w:val="40"/>
        </w:numPr>
        <w:pBdr>
          <w:top w:val="nil"/>
          <w:left w:val="nil"/>
          <w:bottom w:val="nil"/>
          <w:right w:val="nil"/>
          <w:between w:val="nil"/>
        </w:pBdr>
        <w:spacing w:before="120" w:after="120" w:line="312" w:lineRule="auto"/>
        <w:jc w:val="both"/>
        <w:rPr>
          <w:noProof/>
          <w:color w:val="000000"/>
        </w:rPr>
      </w:pPr>
      <w:r w:rsidRPr="006C5D4D">
        <w:rPr>
          <w:b/>
          <w:noProof/>
          <w:color w:val="000000"/>
          <w:sz w:val="26"/>
          <w:szCs w:val="26"/>
        </w:rPr>
        <w:t>Cập nhật t</w:t>
      </w:r>
      <w:r w:rsidRPr="006C5D4D">
        <w:rPr>
          <w:b/>
          <w:noProof/>
          <w:color w:val="000000"/>
          <w:sz w:val="26"/>
          <w:szCs w:val="26"/>
        </w:rPr>
        <w:t>hời gian thực:</w:t>
      </w:r>
      <w:r w:rsidRPr="006C5D4D">
        <w:rPr>
          <w:noProof/>
          <w:color w:val="000000"/>
          <w:sz w:val="26"/>
          <w:szCs w:val="26"/>
        </w:rPr>
        <w:t xml:space="preserve"> Cloud Firestore sử dụng đồng bộ hóa dữ liệu để cập nhật dữ liệu trên mọi thiết bị được kết nối. Nó cũng được thiết kế để thực hiện các truy vấn tìm nạp một lần .</w:t>
      </w:r>
    </w:p>
    <w:p w14:paraId="5CF95261" w14:textId="77777777" w:rsidR="00482889" w:rsidRPr="006C5D4D" w:rsidRDefault="00DE60BA">
      <w:pPr>
        <w:numPr>
          <w:ilvl w:val="0"/>
          <w:numId w:val="40"/>
        </w:numPr>
        <w:pBdr>
          <w:top w:val="nil"/>
          <w:left w:val="nil"/>
          <w:bottom w:val="nil"/>
          <w:right w:val="nil"/>
          <w:between w:val="nil"/>
        </w:pBdr>
        <w:spacing w:before="120" w:after="120" w:line="312" w:lineRule="auto"/>
        <w:jc w:val="both"/>
        <w:rPr>
          <w:noProof/>
          <w:color w:val="000000"/>
        </w:rPr>
      </w:pPr>
      <w:r w:rsidRPr="006C5D4D">
        <w:rPr>
          <w:b/>
          <w:noProof/>
          <w:color w:val="000000"/>
          <w:sz w:val="26"/>
          <w:szCs w:val="26"/>
        </w:rPr>
        <w:t>Hỗ trợ offline:</w:t>
      </w:r>
      <w:r w:rsidRPr="006C5D4D">
        <w:rPr>
          <w:noProof/>
          <w:color w:val="000000"/>
          <w:sz w:val="26"/>
          <w:szCs w:val="26"/>
        </w:rPr>
        <w:t xml:space="preserve"> Cloud Firestore lưu trữ dữ liệu tại local, vì vậy ứng dụng có t</w:t>
      </w:r>
      <w:r w:rsidRPr="006C5D4D">
        <w:rPr>
          <w:noProof/>
          <w:color w:val="000000"/>
          <w:sz w:val="26"/>
          <w:szCs w:val="26"/>
        </w:rPr>
        <w:t>hể viết, đọc, nghe và truy vấn dữ liệu ngay cả khi thiết bị ngoại tuyến. Khi thiết bị trở lại trực tuyến, Cloud Firestore sẽ đồng bộ hóa mọi thay đổi cục bộ lên Cloud Firestore.</w:t>
      </w:r>
    </w:p>
    <w:p w14:paraId="63DA3924" w14:textId="77777777" w:rsidR="00482889" w:rsidRPr="006C5D4D" w:rsidRDefault="00DE60BA">
      <w:pPr>
        <w:numPr>
          <w:ilvl w:val="0"/>
          <w:numId w:val="40"/>
        </w:numPr>
        <w:pBdr>
          <w:top w:val="nil"/>
          <w:left w:val="nil"/>
          <w:bottom w:val="nil"/>
          <w:right w:val="nil"/>
          <w:between w:val="nil"/>
        </w:pBdr>
        <w:spacing w:before="120" w:after="120" w:line="312" w:lineRule="auto"/>
        <w:jc w:val="both"/>
        <w:rPr>
          <w:noProof/>
          <w:color w:val="000000"/>
        </w:rPr>
      </w:pPr>
      <w:r w:rsidRPr="006C5D4D">
        <w:rPr>
          <w:b/>
          <w:noProof/>
          <w:color w:val="000000"/>
          <w:sz w:val="26"/>
          <w:szCs w:val="26"/>
        </w:rPr>
        <w:t>Khả năng mở rộng:</w:t>
      </w:r>
      <w:r w:rsidRPr="006C5D4D">
        <w:rPr>
          <w:noProof/>
          <w:color w:val="000000"/>
          <w:sz w:val="26"/>
          <w:szCs w:val="26"/>
        </w:rPr>
        <w:t xml:space="preserve"> Mang đến khả năng từ Google Cloud Platform thiết kế để sử dụng cơ sở dữ liệu khó khăn nhất từ các ứng dụng lớn nhất thế giới</w:t>
      </w:r>
    </w:p>
    <w:p w14:paraId="45CF0094"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noProof/>
          <w:color w:val="000000"/>
          <w:sz w:val="26"/>
          <w:szCs w:val="26"/>
        </w:rPr>
        <w:t>Cách thức hoạt động</w:t>
      </w:r>
    </w:p>
    <w:p w14:paraId="31561A30"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 xml:space="preserve">Cloud Firestore là cơ sở dữ liệu NoSQL, được lưu trữ trên đám mây mà các ứng dụng web iOS, Android và web của </w:t>
      </w:r>
      <w:r w:rsidRPr="006C5D4D">
        <w:rPr>
          <w:noProof/>
          <w:color w:val="000000"/>
          <w:sz w:val="26"/>
          <w:szCs w:val="26"/>
        </w:rPr>
        <w:t>bạn có thể truy cập trực tiếp thông qua SDK gốc. Cloud Firestore cũng có sẵn trong các SDK Node.js, Java, Python, Unity, C ++ và Go, ngoài các API REST và RPC.</w:t>
      </w:r>
    </w:p>
    <w:p w14:paraId="4F3776E8"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Theo mô hình dữ liệu NoSQL của Cloud Firestore, bạn lưu trữ dữ liệu trong các tài liệu có chứa c</w:t>
      </w:r>
      <w:r w:rsidRPr="006C5D4D">
        <w:rPr>
          <w:noProof/>
          <w:color w:val="000000"/>
          <w:sz w:val="26"/>
          <w:szCs w:val="26"/>
        </w:rPr>
        <w:t>ác trường ánh xạ tới các giá trị. Các tài liệu này được lưu trữ trong các bộ sưu tập, là các vùng chứa tài liệu của bạn mà bạn có thể sử dụng để sắp xếp dữ liệu và xây dựng các truy vấn. Tài liệu hỗ trợ nhiều kiểu </w:t>
      </w:r>
      <w:hyperlink r:id="rId18">
        <w:r w:rsidRPr="006C5D4D">
          <w:rPr>
            <w:noProof/>
            <w:color w:val="000000"/>
            <w:sz w:val="26"/>
            <w:szCs w:val="26"/>
          </w:rPr>
          <w:t>dữ liệu khác nhau</w:t>
        </w:r>
      </w:hyperlink>
      <w:r w:rsidRPr="006C5D4D">
        <w:rPr>
          <w:noProof/>
          <w:color w:val="000000"/>
          <w:sz w:val="26"/>
          <w:szCs w:val="26"/>
        </w:rPr>
        <w:t xml:space="preserve"> , từ chuỗi và số đơn giản, đến các đối tượng lồng nhau, phức tạp. Bạn cũng có thể tạo các bộ sưu tập con trong tài liệu và xây dựng cấu trúc dữ liệu phân cấp mở rộng quy mô khi cơ sở dữ liệu của </w:t>
      </w:r>
      <w:r w:rsidRPr="006C5D4D">
        <w:rPr>
          <w:noProof/>
          <w:color w:val="000000"/>
          <w:sz w:val="26"/>
          <w:szCs w:val="26"/>
        </w:rPr>
        <w:t>bạn phát triển. </w:t>
      </w:r>
      <w:hyperlink r:id="rId19">
        <w:r w:rsidRPr="006C5D4D">
          <w:rPr>
            <w:noProof/>
            <w:color w:val="000000"/>
            <w:sz w:val="26"/>
            <w:szCs w:val="26"/>
          </w:rPr>
          <w:t>Mô hình dữ liệu</w:t>
        </w:r>
      </w:hyperlink>
      <w:r w:rsidRPr="006C5D4D">
        <w:rPr>
          <w:noProof/>
          <w:color w:val="000000"/>
          <w:sz w:val="26"/>
          <w:szCs w:val="26"/>
        </w:rPr>
        <w:t> Cloud Firestore hỗ trợ bất kỳ cấu trúc dữ liệu nào hoạt động tốt nhất cho ứng dụng của bạn.</w:t>
      </w:r>
    </w:p>
    <w:p w14:paraId="1DD98976"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 xml:space="preserve">Ngoài ra, truy vấn trong Cloud Firestore rất rõ ràng, hiệu </w:t>
      </w:r>
      <w:r w:rsidRPr="006C5D4D">
        <w:rPr>
          <w:noProof/>
          <w:color w:val="000000"/>
          <w:sz w:val="26"/>
          <w:szCs w:val="26"/>
        </w:rPr>
        <w:t>quả và linh hoạt. Tạo các truy vấn nông để truy xuất dữ liệu ở cấp độ tài liệu mà không cần truy xuất toàn bộ bộ sưu tập hoặc bất kỳ bộ sưu tập con lồng nhau nào. Thêm sắp xếp, lọc và giới hạn cho các truy vấn hoặc con trỏ của bạn để phân trang kết quả của</w:t>
      </w:r>
      <w:r w:rsidRPr="006C5D4D">
        <w:rPr>
          <w:noProof/>
          <w:color w:val="000000"/>
          <w:sz w:val="26"/>
          <w:szCs w:val="26"/>
        </w:rPr>
        <w:t xml:space="preserve"> bạn. Để giữ cho dữ liệu trong các ứng dụng của bạn luôn cập nhật mà không cần truy xuất toàn bộ cơ sở dữ liệu mỗi khi cập nhật, hãy thêm trình nghe thời gian thực. Việc thêm trình nghe thời gian thực vào ứng dụng của bạn sẽ thông báo cho bạn bằng ảnh chụp</w:t>
      </w:r>
      <w:r w:rsidRPr="006C5D4D">
        <w:rPr>
          <w:noProof/>
          <w:color w:val="000000"/>
          <w:sz w:val="26"/>
          <w:szCs w:val="26"/>
        </w:rPr>
        <w:t xml:space="preserve"> nhanh dữ liệu bất cứ khi nào dữ liệu mà ứng dụng khách của bạn đang lắng nghe các thay đổi, chỉ truy xuất các thay đổi mới.</w:t>
      </w:r>
    </w:p>
    <w:p w14:paraId="3D7B2BEA"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lastRenderedPageBreak/>
        <w:t>Bảo vệ quyền truy cập vào dữ liệu của bạn trong Cloud Firestore với Xác thực Firebase và Quy tắc bảo mật Cloud Firestore cho Androi</w:t>
      </w:r>
      <w:r w:rsidRPr="006C5D4D">
        <w:rPr>
          <w:noProof/>
          <w:color w:val="000000"/>
          <w:sz w:val="26"/>
          <w:szCs w:val="26"/>
        </w:rPr>
        <w:t>d, iOS và JavaScript hoặc Quản lý danh tính và truy cập (IAM) cho các ngôn ngữ phía máy chủ.</w:t>
      </w:r>
    </w:p>
    <w:p w14:paraId="395084C1" w14:textId="77777777" w:rsidR="00482889" w:rsidRPr="006C5D4D" w:rsidRDefault="00DE60BA">
      <w:pPr>
        <w:pStyle w:val="Heading2"/>
        <w:rPr>
          <w:noProof/>
          <w:sz w:val="26"/>
          <w:szCs w:val="26"/>
        </w:rPr>
      </w:pPr>
      <w:bookmarkStart w:id="35" w:name="_z337ya" w:colFirst="0" w:colLast="0"/>
      <w:bookmarkEnd w:id="35"/>
      <w:r w:rsidRPr="006C5D4D">
        <w:rPr>
          <w:noProof/>
          <w:color w:val="000000"/>
          <w:sz w:val="26"/>
          <w:szCs w:val="26"/>
        </w:rPr>
        <w:t>2.4.</w:t>
      </w:r>
      <w:r w:rsidRPr="006C5D4D">
        <w:rPr>
          <w:noProof/>
          <w:color w:val="000000"/>
          <w:sz w:val="26"/>
          <w:szCs w:val="26"/>
        </w:rPr>
        <w:tab/>
        <w:t>Giới thiệu Jira software RestFul API</w:t>
      </w:r>
    </w:p>
    <w:p w14:paraId="6101A44C"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Jira software là một ứng dụng theo dõi và quản lý lỗi / vấn đề trong dự án, được phát triển bởi công ty phần mềm Atlassia</w:t>
      </w:r>
      <w:r w:rsidRPr="006C5D4D">
        <w:rPr>
          <w:noProof/>
          <w:color w:val="000000"/>
          <w:sz w:val="26"/>
          <w:szCs w:val="26"/>
        </w:rPr>
        <w:t>n của Australia. Cách thức hoạt động của JIRA dựa vào trọng tâm là kết quả công việc, có thể sử dụng ngay và linh hoạt khi sử dụng. Jira cung cấp các API REST để tạo tiện ích bổ xung cho ứng dụng của bạn. Sử dụng các API này để tương tác với các tập lệnh J</w:t>
      </w:r>
      <w:r w:rsidRPr="006C5D4D">
        <w:rPr>
          <w:noProof/>
          <w:color w:val="000000"/>
          <w:sz w:val="26"/>
          <w:szCs w:val="26"/>
        </w:rPr>
        <w:t>ira hoặc phát triển với bất kì tích hợp nào khác</w:t>
      </w:r>
    </w:p>
    <w:p w14:paraId="1708DCB1"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Authentication:</w:t>
      </w:r>
      <w:r w:rsidRPr="006C5D4D">
        <w:rPr>
          <w:noProof/>
          <w:color w:val="000000"/>
          <w:sz w:val="26"/>
          <w:szCs w:val="26"/>
        </w:rPr>
        <w:t xml:space="preserve"> </w:t>
      </w:r>
      <w:r w:rsidRPr="006C5D4D">
        <w:rPr>
          <w:noProof/>
          <w:color w:val="000000"/>
          <w:sz w:val="26"/>
          <w:szCs w:val="26"/>
          <w:highlight w:val="white"/>
        </w:rPr>
        <w:t>Các lệnh gọi API được xác thực qua JWT (Mã thông báo web JSON). Điều này được tích hợp vào các thư viện Atlassian Connect được hỗ trợ. Ở cấp độ cao, xác thực hoạt động bằng cách tiện ích bổ s</w:t>
      </w:r>
      <w:r w:rsidRPr="006C5D4D">
        <w:rPr>
          <w:noProof/>
          <w:color w:val="000000"/>
          <w:sz w:val="26"/>
          <w:szCs w:val="26"/>
          <w:highlight w:val="white"/>
        </w:rPr>
        <w:t>ung trao đổi bối cảnh bảo mật với ứng dụng. Ngữ cảnh này được sử dụng để tạo và xác thực mã thông báo JWT, được nhúng trong các lệnh gọi API. Nếu bạn đang tích hợp một ứng dụng tại chỗ với các API Jira REST, các lệnh gọi API được xác thực thông qua mã thôn</w:t>
      </w:r>
      <w:r w:rsidRPr="006C5D4D">
        <w:rPr>
          <w:noProof/>
          <w:color w:val="000000"/>
          <w:sz w:val="26"/>
          <w:szCs w:val="26"/>
          <w:highlight w:val="white"/>
        </w:rPr>
        <w:t>g báo OAuth. Để lấy mã thông báo, hãy tạo một bộ thông tin xác thực OAuth có quyền cho các API mà ứng dụng cần truy cập. Sử dụng thông tin đăng nhập để yêu cầu mã thông báo tại trang </w:t>
      </w:r>
      <w:hyperlink r:id="rId20">
        <w:r w:rsidRPr="006C5D4D">
          <w:rPr>
            <w:noProof/>
            <w:color w:val="0000FF"/>
            <w:sz w:val="26"/>
            <w:szCs w:val="26"/>
            <w:u w:val="single"/>
          </w:rPr>
          <w:t>https://api.atla</w:t>
        </w:r>
        <w:r w:rsidRPr="006C5D4D">
          <w:rPr>
            <w:noProof/>
            <w:color w:val="0000FF"/>
            <w:sz w:val="26"/>
            <w:szCs w:val="26"/>
            <w:u w:val="single"/>
          </w:rPr>
          <w:t>ssian.com/oauth/token</w:t>
        </w:r>
      </w:hyperlink>
    </w:p>
    <w:p w14:paraId="4A07270D"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URI structure:</w:t>
      </w:r>
      <w:r w:rsidRPr="006C5D4D">
        <w:rPr>
          <w:noProof/>
          <w:color w:val="000000"/>
          <w:sz w:val="26"/>
          <w:szCs w:val="26"/>
        </w:rPr>
        <w:t xml:space="preserve"> Các API REST của Jira cung cấp quyền truy cập vào các tài nguyên (thực thể dữ liệu) thông qua các đường dẫn URI. Để sử dụng REST API, ứng dụng của bạn sẽ thực hiện một yêu cầu HTTP và phân tích cú pháp phản hồi. API Jir</w:t>
      </w:r>
      <w:r w:rsidRPr="006C5D4D">
        <w:rPr>
          <w:noProof/>
          <w:color w:val="000000"/>
          <w:sz w:val="26"/>
          <w:szCs w:val="26"/>
        </w:rPr>
        <w:t>a Agile REST sử dụng </w:t>
      </w:r>
      <w:hyperlink r:id="rId21">
        <w:r w:rsidRPr="006C5D4D">
          <w:rPr>
            <w:noProof/>
            <w:color w:val="000000"/>
            <w:sz w:val="26"/>
            <w:szCs w:val="26"/>
          </w:rPr>
          <w:t>JSON</w:t>
        </w:r>
      </w:hyperlink>
      <w:r w:rsidRPr="006C5D4D">
        <w:rPr>
          <w:noProof/>
          <w:color w:val="000000"/>
          <w:sz w:val="26"/>
          <w:szCs w:val="26"/>
        </w:rPr>
        <w:t> như định dạng của nó truyền thông, và các phương pháp HTTP tiêu chuẩn như GET, PUT, POST và DELETE (xem giới thiệu API dưới đây mà các phương pháp có sẵn cho mỗi tài nguyên).</w:t>
      </w:r>
    </w:p>
    <w:p w14:paraId="0F71F2C5" w14:textId="77777777" w:rsidR="00482889" w:rsidRPr="006C5D4D" w:rsidRDefault="00DE60BA">
      <w:pPr>
        <w:pStyle w:val="Heading2"/>
        <w:rPr>
          <w:noProof/>
          <w:sz w:val="26"/>
          <w:szCs w:val="26"/>
        </w:rPr>
      </w:pPr>
      <w:bookmarkStart w:id="36" w:name="_3j2qqm3" w:colFirst="0" w:colLast="0"/>
      <w:bookmarkEnd w:id="36"/>
      <w:r w:rsidRPr="006C5D4D">
        <w:rPr>
          <w:noProof/>
          <w:color w:val="000000"/>
          <w:sz w:val="26"/>
          <w:szCs w:val="26"/>
        </w:rPr>
        <w:t>2.5.</w:t>
      </w:r>
      <w:r w:rsidRPr="006C5D4D">
        <w:rPr>
          <w:noProof/>
          <w:color w:val="000000"/>
          <w:sz w:val="26"/>
          <w:szCs w:val="26"/>
        </w:rPr>
        <w:tab/>
        <w:t>Giới thiệu Google services API</w:t>
      </w:r>
    </w:p>
    <w:p w14:paraId="217B2943" w14:textId="77777777" w:rsidR="00482889" w:rsidRPr="006C5D4D" w:rsidRDefault="00DE60BA">
      <w:pPr>
        <w:pStyle w:val="Heading3"/>
        <w:rPr>
          <w:noProof/>
          <w:sz w:val="26"/>
          <w:szCs w:val="26"/>
        </w:rPr>
      </w:pPr>
      <w:bookmarkStart w:id="37" w:name="_1y810tw" w:colFirst="0" w:colLast="0"/>
      <w:bookmarkEnd w:id="37"/>
      <w:r w:rsidRPr="006C5D4D">
        <w:rPr>
          <w:noProof/>
          <w:color w:val="000000"/>
          <w:sz w:val="26"/>
          <w:szCs w:val="26"/>
        </w:rPr>
        <w:t>2.5.1.</w:t>
      </w:r>
      <w:r w:rsidRPr="006C5D4D">
        <w:rPr>
          <w:noProof/>
          <w:color w:val="000000"/>
          <w:sz w:val="26"/>
          <w:szCs w:val="26"/>
        </w:rPr>
        <w:tab/>
        <w:t>Google Oauth 2.0</w:t>
      </w:r>
    </w:p>
    <w:p w14:paraId="0CEAC3F0"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highlight w:val="white"/>
        </w:rPr>
        <w:t>API của Google sử dụng </w:t>
      </w:r>
      <w:hyperlink r:id="rId22">
        <w:r w:rsidRPr="006C5D4D">
          <w:rPr>
            <w:noProof/>
            <w:color w:val="000000"/>
            <w:sz w:val="26"/>
            <w:szCs w:val="26"/>
          </w:rPr>
          <w:t>giao thức OAuth 2.0</w:t>
        </w:r>
      </w:hyperlink>
      <w:r w:rsidRPr="006C5D4D">
        <w:rPr>
          <w:noProof/>
          <w:color w:val="000000"/>
          <w:sz w:val="26"/>
          <w:szCs w:val="26"/>
          <w:highlight w:val="white"/>
        </w:rPr>
        <w:t> để xác thực và ủy quyền. Google hỗ trợ các nền tảng OAuth 2.0 phổ biến, chẳng hạn như các nền tảng dành cho máy chủ web, phía máy khách, các ứng dụng thiết bị đầu vào được cài đặt và giới hạn.</w:t>
      </w:r>
    </w:p>
    <w:p w14:paraId="256B8470"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202124"/>
          <w:sz w:val="26"/>
          <w:szCs w:val="26"/>
          <w:highlight w:val="white"/>
        </w:rPr>
        <w:t>Để bắt đầu, hãy lấy bằng chứng xác thực ứng dụng khách OAuth 2</w:t>
      </w:r>
      <w:r w:rsidRPr="006C5D4D">
        <w:rPr>
          <w:noProof/>
          <w:color w:val="202124"/>
          <w:sz w:val="26"/>
          <w:szCs w:val="26"/>
          <w:highlight w:val="white"/>
        </w:rPr>
        <w:t>.0 từ </w:t>
      </w:r>
      <w:hyperlink r:id="rId23">
        <w:r w:rsidRPr="006C5D4D">
          <w:rPr>
            <w:noProof/>
            <w:color w:val="000000"/>
            <w:sz w:val="26"/>
            <w:szCs w:val="26"/>
          </w:rPr>
          <w:t>bảng điều khiển API của Google</w:t>
        </w:r>
      </w:hyperlink>
      <w:r w:rsidRPr="006C5D4D">
        <w:rPr>
          <w:noProof/>
          <w:color w:val="202124"/>
          <w:sz w:val="26"/>
          <w:szCs w:val="26"/>
          <w:highlight w:val="white"/>
        </w:rPr>
        <w:t xml:space="preserve"> . Sau đó, ứng dụng khách của bạn yêu cầu mã thông báo truy cập từ </w:t>
      </w:r>
      <w:r w:rsidRPr="006C5D4D">
        <w:rPr>
          <w:noProof/>
          <w:color w:val="202124"/>
          <w:sz w:val="26"/>
          <w:szCs w:val="26"/>
          <w:highlight w:val="white"/>
        </w:rPr>
        <w:lastRenderedPageBreak/>
        <w:t>máy chủ ủy quyền của Google, trích xuất mã thông báo từ phản hồi và gửi mã thông báo đến API Go</w:t>
      </w:r>
      <w:r w:rsidRPr="006C5D4D">
        <w:rPr>
          <w:noProof/>
          <w:color w:val="202124"/>
          <w:sz w:val="26"/>
          <w:szCs w:val="26"/>
          <w:highlight w:val="white"/>
        </w:rPr>
        <w:t>ogle mà bạn muốn truy cập. Để có một minh chứng tương tác về việc sử dụng OAuth 2.0 với Google (bao gồm tùy chọn sử dụng thông tin đăng nhập khách hàng của riêng bạn)</w:t>
      </w:r>
    </w:p>
    <w:p w14:paraId="28C483A5"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i/>
          <w:noProof/>
          <w:color w:val="202124"/>
          <w:sz w:val="26"/>
          <w:szCs w:val="26"/>
        </w:rPr>
        <w:t>Các bước cơ bản</w:t>
      </w:r>
    </w:p>
    <w:p w14:paraId="15FB2B4F" w14:textId="77777777" w:rsidR="00482889" w:rsidRPr="006C5D4D" w:rsidRDefault="00DE60BA">
      <w:pPr>
        <w:numPr>
          <w:ilvl w:val="0"/>
          <w:numId w:val="63"/>
        </w:numPr>
        <w:pBdr>
          <w:top w:val="nil"/>
          <w:left w:val="nil"/>
          <w:bottom w:val="nil"/>
          <w:right w:val="nil"/>
          <w:between w:val="nil"/>
        </w:pBdr>
        <w:spacing w:before="120" w:after="120" w:line="312" w:lineRule="auto"/>
        <w:jc w:val="both"/>
        <w:rPr>
          <w:noProof/>
          <w:color w:val="000000"/>
        </w:rPr>
      </w:pPr>
      <w:r w:rsidRPr="006C5D4D">
        <w:rPr>
          <w:b/>
          <w:noProof/>
          <w:color w:val="202124"/>
          <w:sz w:val="26"/>
          <w:szCs w:val="26"/>
        </w:rPr>
        <w:t>Bước 1. Nhận thông tin đăng nhập OAuth 2.0 từ Bảng điều khiển API của Goo</w:t>
      </w:r>
      <w:r w:rsidRPr="006C5D4D">
        <w:rPr>
          <w:b/>
          <w:noProof/>
          <w:color w:val="202124"/>
          <w:sz w:val="26"/>
          <w:szCs w:val="26"/>
        </w:rPr>
        <w:t>gle:</w:t>
      </w:r>
      <w:r w:rsidRPr="006C5D4D">
        <w:rPr>
          <w:noProof/>
          <w:color w:val="202124"/>
          <w:sz w:val="26"/>
          <w:szCs w:val="26"/>
          <w:highlight w:val="white"/>
        </w:rPr>
        <w:t xml:space="preserve"> Truy cập </w:t>
      </w:r>
      <w:hyperlink r:id="rId24">
        <w:r w:rsidRPr="006C5D4D">
          <w:rPr>
            <w:noProof/>
            <w:color w:val="000000"/>
            <w:sz w:val="26"/>
            <w:szCs w:val="26"/>
          </w:rPr>
          <w:t>bảng điều khiển API của Google</w:t>
        </w:r>
      </w:hyperlink>
      <w:r w:rsidRPr="006C5D4D">
        <w:rPr>
          <w:noProof/>
          <w:color w:val="202124"/>
          <w:sz w:val="26"/>
          <w:szCs w:val="26"/>
          <w:highlight w:val="white"/>
        </w:rPr>
        <w:t> để nhận thông tin đăng nhập OAuth 2.0 chẳng hạn như client ID và client secret mà cả Google và ứng dụng của bạn đều biết. Tập hợp các giá trị khác nhau d</w:t>
      </w:r>
      <w:r w:rsidRPr="006C5D4D">
        <w:rPr>
          <w:noProof/>
          <w:color w:val="202124"/>
          <w:sz w:val="26"/>
          <w:szCs w:val="26"/>
          <w:highlight w:val="white"/>
        </w:rPr>
        <w:t>ựa trên loại ứng dụng bạn đang xây dựng</w:t>
      </w:r>
    </w:p>
    <w:p w14:paraId="5FB92B6C" w14:textId="77777777" w:rsidR="00482889" w:rsidRPr="006C5D4D" w:rsidRDefault="00DE60BA">
      <w:pPr>
        <w:numPr>
          <w:ilvl w:val="0"/>
          <w:numId w:val="63"/>
        </w:numPr>
        <w:pBdr>
          <w:top w:val="nil"/>
          <w:left w:val="nil"/>
          <w:bottom w:val="nil"/>
          <w:right w:val="nil"/>
          <w:between w:val="nil"/>
        </w:pBdr>
        <w:spacing w:before="120" w:after="120" w:line="312" w:lineRule="auto"/>
        <w:jc w:val="both"/>
        <w:rPr>
          <w:b/>
          <w:noProof/>
          <w:color w:val="000000"/>
        </w:rPr>
      </w:pPr>
      <w:r w:rsidRPr="006C5D4D">
        <w:rPr>
          <w:b/>
          <w:noProof/>
          <w:color w:val="202124"/>
          <w:sz w:val="26"/>
          <w:szCs w:val="26"/>
        </w:rPr>
        <w:t>Bước 2. Lấy mã access token từ Máy chủ ủy quyền của Google.</w:t>
      </w:r>
    </w:p>
    <w:p w14:paraId="5DC3B123" w14:textId="77777777" w:rsidR="00482889" w:rsidRPr="006C5D4D" w:rsidRDefault="00DE60BA">
      <w:pPr>
        <w:numPr>
          <w:ilvl w:val="1"/>
          <w:numId w:val="65"/>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 xml:space="preserve">Trước khi ứng dụng của bạn có thể truy cập dữ liệu riêng tư bằng API Google, ứng dụng phải có được access token cấp quyền truy cập vào API đó. Một mã thông báo truy cập duy nhất có thể cấp các mức độ truy cập khác nhau cho nhiều API. Một tham số biến được </w:t>
      </w:r>
      <w:r w:rsidRPr="006C5D4D">
        <w:rPr>
          <w:noProof/>
          <w:color w:val="000000"/>
          <w:sz w:val="26"/>
          <w:szCs w:val="26"/>
        </w:rPr>
        <w:t>gọi là scope kiểm soát tập hợp tài nguyên và hoạt động mà access token cho phép. Trong quá trình yêu cầu mã thông báo truy cập, ứng dụng của bạn sẽ gửi một hoặc nhiều giá trị trong scope tham số.</w:t>
      </w:r>
    </w:p>
    <w:p w14:paraId="376F82ED" w14:textId="77777777" w:rsidR="00482889" w:rsidRPr="006C5D4D" w:rsidRDefault="00DE60BA">
      <w:pPr>
        <w:numPr>
          <w:ilvl w:val="1"/>
          <w:numId w:val="65"/>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Có một số cách để thực hiện yêu cầu này và chúng khác nhau t</w:t>
      </w:r>
      <w:r w:rsidRPr="006C5D4D">
        <w:rPr>
          <w:noProof/>
          <w:color w:val="000000"/>
          <w:sz w:val="26"/>
          <w:szCs w:val="26"/>
        </w:rPr>
        <w:t xml:space="preserve">ùy thuộc vào loại ứng dụng bạn đang xây dựng. Ví dụ: một ứng dụng JavaScript có thể yêu cầu access token bằng cách sử dụng trình duyệt chuyển hướng đến Google, trong khi một ứng dụng được cài đặt trên thiết bị không có trình duyệt sử dụng các yêu cầu dịch </w:t>
      </w:r>
      <w:r w:rsidRPr="006C5D4D">
        <w:rPr>
          <w:noProof/>
          <w:color w:val="000000"/>
          <w:sz w:val="26"/>
          <w:szCs w:val="26"/>
        </w:rPr>
        <w:t>vụ web.</w:t>
      </w:r>
    </w:p>
    <w:p w14:paraId="4BFE9790" w14:textId="77777777" w:rsidR="00482889" w:rsidRPr="006C5D4D" w:rsidRDefault="00DE60BA">
      <w:pPr>
        <w:numPr>
          <w:ilvl w:val="1"/>
          <w:numId w:val="65"/>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 xml:space="preserve">Một số yêu cầu yêu cầu bước xác thực mà người dùng đăng nhập bằng tài khoản Google của họ. Sau khi đăng nhập, người dùng được hỏi liệu họ có sẵn sàng cấp một hoặc nhiều quyền mà ứng dụng của bạn đang yêu cầu hay không. Quá trình này được gọi là sự </w:t>
      </w:r>
      <w:r w:rsidRPr="006C5D4D">
        <w:rPr>
          <w:noProof/>
          <w:color w:val="000000"/>
          <w:sz w:val="26"/>
          <w:szCs w:val="26"/>
        </w:rPr>
        <w:t>đồng ý của người dùng .</w:t>
      </w:r>
    </w:p>
    <w:p w14:paraId="01094483" w14:textId="77777777" w:rsidR="00482889" w:rsidRPr="006C5D4D" w:rsidRDefault="00DE60BA">
      <w:pPr>
        <w:numPr>
          <w:ilvl w:val="1"/>
          <w:numId w:val="65"/>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 xml:space="preserve">Nếu người dùng cấp ít nhất một quyền, Máy chủ ủy quyền của Google sẽ gửi cho ứng dụng của bạn access token (hoặc authorization code mà ứng dụng của bạn có thể sử dụng để lấy mã thông báo truy cập) và danh sách các phạm </w:t>
      </w:r>
      <w:r w:rsidRPr="006C5D4D">
        <w:rPr>
          <w:noProof/>
          <w:color w:val="000000"/>
          <w:sz w:val="26"/>
          <w:szCs w:val="26"/>
        </w:rPr>
        <w:lastRenderedPageBreak/>
        <w:t>vi truy cập đ</w:t>
      </w:r>
      <w:r w:rsidRPr="006C5D4D">
        <w:rPr>
          <w:noProof/>
          <w:color w:val="000000"/>
          <w:sz w:val="26"/>
          <w:szCs w:val="26"/>
        </w:rPr>
        <w:t>ược cấp bởi access token đó). Nếu người dùng không cấp quyền, máy chủ sẽ trả về lỗi.</w:t>
      </w:r>
    </w:p>
    <w:p w14:paraId="5B95F6DB" w14:textId="77777777" w:rsidR="00482889" w:rsidRPr="006C5D4D" w:rsidRDefault="00DE60BA">
      <w:pPr>
        <w:numPr>
          <w:ilvl w:val="0"/>
          <w:numId w:val="66"/>
        </w:numPr>
        <w:pBdr>
          <w:top w:val="nil"/>
          <w:left w:val="nil"/>
          <w:bottom w:val="nil"/>
          <w:right w:val="nil"/>
          <w:between w:val="nil"/>
        </w:pBdr>
        <w:spacing w:before="120" w:after="120" w:line="312" w:lineRule="auto"/>
        <w:jc w:val="both"/>
        <w:rPr>
          <w:noProof/>
          <w:color w:val="000000"/>
        </w:rPr>
      </w:pPr>
      <w:r w:rsidRPr="006C5D4D">
        <w:rPr>
          <w:b/>
          <w:noProof/>
          <w:color w:val="000000"/>
          <w:sz w:val="26"/>
          <w:szCs w:val="26"/>
          <w:highlight w:val="white"/>
        </w:rPr>
        <w:t xml:space="preserve">Bước 3. </w:t>
      </w:r>
      <w:r w:rsidRPr="006C5D4D">
        <w:rPr>
          <w:b/>
          <w:noProof/>
          <w:color w:val="202124"/>
          <w:sz w:val="26"/>
          <w:szCs w:val="26"/>
        </w:rPr>
        <w:t>Kiểm tra các phạm vi quyền truy cập được cấp bởi người dùng:</w:t>
      </w:r>
      <w:r w:rsidRPr="006C5D4D">
        <w:rPr>
          <w:noProof/>
          <w:color w:val="202124"/>
          <w:sz w:val="26"/>
          <w:szCs w:val="26"/>
        </w:rPr>
        <w:t xml:space="preserve"> </w:t>
      </w:r>
      <w:r w:rsidRPr="006C5D4D">
        <w:rPr>
          <w:noProof/>
          <w:color w:val="000000"/>
          <w:sz w:val="26"/>
          <w:szCs w:val="26"/>
          <w:highlight w:val="white"/>
        </w:rPr>
        <w:t>So sánh các phạm vi được bao gồm access token để truy cập với các phạm vi được yêu cầu để truy cập các</w:t>
      </w:r>
      <w:r w:rsidRPr="006C5D4D">
        <w:rPr>
          <w:noProof/>
          <w:color w:val="000000"/>
          <w:sz w:val="26"/>
          <w:szCs w:val="26"/>
          <w:highlight w:val="white"/>
        </w:rPr>
        <w:t xml:space="preserve"> tính năng và chức năng của ứng dụng của bạn phụ thuộc vào quyền truy cập vào API Google có liên quan. Tắt bất kỳ tính năng nào của ứng dụng không thể hoạt động nếu không có quyền truy cập vào API liên quan.</w:t>
      </w:r>
    </w:p>
    <w:p w14:paraId="232C2247" w14:textId="77777777" w:rsidR="00482889" w:rsidRPr="006C5D4D" w:rsidRDefault="00DE60BA">
      <w:pPr>
        <w:numPr>
          <w:ilvl w:val="0"/>
          <w:numId w:val="66"/>
        </w:numPr>
        <w:pBdr>
          <w:top w:val="nil"/>
          <w:left w:val="nil"/>
          <w:bottom w:val="nil"/>
          <w:right w:val="nil"/>
          <w:between w:val="nil"/>
        </w:pBdr>
        <w:spacing w:before="120" w:after="120" w:line="312" w:lineRule="auto"/>
        <w:jc w:val="both"/>
        <w:rPr>
          <w:noProof/>
          <w:color w:val="000000"/>
        </w:rPr>
      </w:pPr>
      <w:r w:rsidRPr="006C5D4D">
        <w:rPr>
          <w:b/>
          <w:noProof/>
          <w:color w:val="000000"/>
          <w:sz w:val="26"/>
          <w:szCs w:val="26"/>
          <w:highlight w:val="white"/>
        </w:rPr>
        <w:t xml:space="preserve">Bước 4. </w:t>
      </w:r>
      <w:r w:rsidRPr="006C5D4D">
        <w:rPr>
          <w:b/>
          <w:noProof/>
          <w:color w:val="202124"/>
          <w:sz w:val="26"/>
          <w:szCs w:val="26"/>
        </w:rPr>
        <w:t>Gửi mã access token tới một API:</w:t>
      </w:r>
      <w:r w:rsidRPr="006C5D4D">
        <w:rPr>
          <w:noProof/>
          <w:color w:val="202124"/>
          <w:sz w:val="26"/>
          <w:szCs w:val="26"/>
        </w:rPr>
        <w:t xml:space="preserve"> </w:t>
      </w:r>
      <w:r w:rsidRPr="006C5D4D">
        <w:rPr>
          <w:noProof/>
          <w:color w:val="000000"/>
          <w:sz w:val="26"/>
          <w:szCs w:val="26"/>
        </w:rPr>
        <w:t>Sau khi</w:t>
      </w:r>
      <w:r w:rsidRPr="006C5D4D">
        <w:rPr>
          <w:noProof/>
          <w:color w:val="000000"/>
          <w:sz w:val="26"/>
          <w:szCs w:val="26"/>
        </w:rPr>
        <w:t xml:space="preserve"> ứng dụng có được access token truy cập, ứng dụng sẽ gửi mã thông báo tới API Google trong </w:t>
      </w:r>
      <w:hyperlink r:id="rId25">
        <w:r w:rsidRPr="006C5D4D">
          <w:rPr>
            <w:noProof/>
            <w:color w:val="000000"/>
            <w:sz w:val="26"/>
            <w:szCs w:val="26"/>
          </w:rPr>
          <w:t>tiêu đề yêu cầu Ủy quyền HTTP</w:t>
        </w:r>
      </w:hyperlink>
      <w:r w:rsidRPr="006C5D4D">
        <w:rPr>
          <w:noProof/>
          <w:color w:val="000000"/>
          <w:sz w:val="26"/>
          <w:szCs w:val="26"/>
        </w:rPr>
        <w:t xml:space="preserve"> . Có thể gửi mã thông báo dưới dạng tham số chuỗi </w:t>
      </w:r>
      <w:r w:rsidRPr="006C5D4D">
        <w:rPr>
          <w:noProof/>
          <w:color w:val="000000"/>
          <w:sz w:val="26"/>
          <w:szCs w:val="26"/>
        </w:rPr>
        <w:t>truy vấn URI, nhưng Google không khuyến khích việc này, vì các tham số URI có thể kết thúc trong các tệp nhật ký không hoàn toàn an toàn. Ngoài ra, thực hành REST tốt là tránh tạo các tên tham số URI không cần thiết</w:t>
      </w:r>
    </w:p>
    <w:p w14:paraId="6F2BC040" w14:textId="77777777" w:rsidR="00482889" w:rsidRPr="006C5D4D" w:rsidRDefault="00DE60BA">
      <w:pPr>
        <w:numPr>
          <w:ilvl w:val="0"/>
          <w:numId w:val="66"/>
        </w:numPr>
        <w:pBdr>
          <w:top w:val="nil"/>
          <w:left w:val="nil"/>
          <w:bottom w:val="nil"/>
          <w:right w:val="nil"/>
          <w:between w:val="nil"/>
        </w:pBdr>
        <w:spacing w:before="120" w:after="120" w:line="312" w:lineRule="auto"/>
        <w:jc w:val="both"/>
        <w:rPr>
          <w:noProof/>
          <w:color w:val="000000"/>
        </w:rPr>
      </w:pPr>
      <w:r w:rsidRPr="006C5D4D">
        <w:rPr>
          <w:b/>
          <w:noProof/>
          <w:color w:val="000000"/>
          <w:sz w:val="26"/>
          <w:szCs w:val="26"/>
        </w:rPr>
        <w:t>Bước 5. Làm mới mã thông báo truy cập (n</w:t>
      </w:r>
      <w:r w:rsidRPr="006C5D4D">
        <w:rPr>
          <w:b/>
          <w:noProof/>
          <w:color w:val="000000"/>
          <w:sz w:val="26"/>
          <w:szCs w:val="26"/>
        </w:rPr>
        <w:t>ếu cần):</w:t>
      </w:r>
      <w:r w:rsidRPr="006C5D4D">
        <w:rPr>
          <w:noProof/>
          <w:color w:val="202124"/>
          <w:sz w:val="26"/>
          <w:szCs w:val="26"/>
        </w:rPr>
        <w:t xml:space="preserve"> </w:t>
      </w:r>
      <w:r w:rsidRPr="006C5D4D">
        <w:rPr>
          <w:noProof/>
          <w:color w:val="000000"/>
          <w:sz w:val="26"/>
          <w:szCs w:val="26"/>
          <w:highlight w:val="white"/>
        </w:rPr>
        <w:t xml:space="preserve">Access token truy cập có vòng đời giới hạn (1 giờ). Nếu ứng dụng của bạn cần quyền truy cập vào API Google ngoài thời gian tồn tại của một access token duy nhất, ứng dụng có thể nhận được </w:t>
      </w:r>
      <w:r w:rsidRPr="006C5D4D">
        <w:rPr>
          <w:noProof/>
          <w:color w:val="000000"/>
          <w:sz w:val="26"/>
          <w:szCs w:val="26"/>
        </w:rPr>
        <w:t>refresh token</w:t>
      </w:r>
      <w:r w:rsidRPr="006C5D4D">
        <w:rPr>
          <w:noProof/>
          <w:color w:val="000000"/>
          <w:sz w:val="26"/>
          <w:szCs w:val="26"/>
          <w:highlight w:val="white"/>
        </w:rPr>
        <w:t>. Refresh token cho phép ứng dụng của bạn nhận được acc</w:t>
      </w:r>
      <w:r w:rsidRPr="006C5D4D">
        <w:rPr>
          <w:noProof/>
          <w:color w:val="000000"/>
          <w:sz w:val="26"/>
          <w:szCs w:val="26"/>
          <w:highlight w:val="white"/>
        </w:rPr>
        <w:t>ess token mới.</w:t>
      </w:r>
    </w:p>
    <w:p w14:paraId="7C7B5BDF" w14:textId="77777777" w:rsidR="00482889" w:rsidRPr="006C5D4D" w:rsidRDefault="00DE60BA">
      <w:pPr>
        <w:keepNext/>
        <w:pBdr>
          <w:top w:val="nil"/>
          <w:left w:val="nil"/>
          <w:bottom w:val="nil"/>
          <w:right w:val="nil"/>
          <w:between w:val="nil"/>
        </w:pBdr>
        <w:spacing w:line="240" w:lineRule="auto"/>
        <w:ind w:left="360"/>
        <w:jc w:val="center"/>
        <w:rPr>
          <w:noProof/>
        </w:rPr>
      </w:pPr>
      <w:r w:rsidRPr="006C5D4D">
        <w:rPr>
          <w:noProof/>
          <w:color w:val="000000"/>
          <w:sz w:val="26"/>
          <w:szCs w:val="26"/>
        </w:rPr>
        <w:drawing>
          <wp:inline distT="0" distB="0" distL="0" distR="0" wp14:anchorId="6BAA4DCF" wp14:editId="7F77ECA4">
            <wp:extent cx="3611880" cy="3177540"/>
            <wp:effectExtent l="0" t="0" r="0" b="0"/>
            <wp:docPr id="18" name="image6.png" descr="Ứng dụng của bạn gửi yêu cầu mã thông báo đến Máy chủ ủy quyền của Google, nhận mã ủy quyền, trao đổi mã lấy mã thông báo và sử dụng mã thông báo để gọi điểm cuối API Google."/>
            <wp:cNvGraphicFramePr/>
            <a:graphic xmlns:a="http://schemas.openxmlformats.org/drawingml/2006/main">
              <a:graphicData uri="http://schemas.openxmlformats.org/drawingml/2006/picture">
                <pic:pic xmlns:pic="http://schemas.openxmlformats.org/drawingml/2006/picture">
                  <pic:nvPicPr>
                    <pic:cNvPr id="0" name="image6.png" descr="Ứng dụng của bạn gửi yêu cầu mã thông báo đến Máy chủ ủy quyền của Google, nhận mã ủy quyền, trao đổi mã lấy mã thông báo và sử dụng mã thông báo để gọi điểm cuối API Google."/>
                    <pic:cNvPicPr preferRelativeResize="0"/>
                  </pic:nvPicPr>
                  <pic:blipFill>
                    <a:blip r:embed="rId26"/>
                    <a:srcRect/>
                    <a:stretch>
                      <a:fillRect/>
                    </a:stretch>
                  </pic:blipFill>
                  <pic:spPr>
                    <a:xfrm>
                      <a:off x="0" y="0"/>
                      <a:ext cx="3611880" cy="3177540"/>
                    </a:xfrm>
                    <a:prstGeom prst="rect">
                      <a:avLst/>
                    </a:prstGeom>
                    <a:ln/>
                  </pic:spPr>
                </pic:pic>
              </a:graphicData>
            </a:graphic>
          </wp:inline>
        </w:drawing>
      </w:r>
    </w:p>
    <w:p w14:paraId="23806756"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38" w:name="_4i7ojhp" w:colFirst="0" w:colLast="0"/>
      <w:bookmarkEnd w:id="38"/>
      <w:r w:rsidRPr="006C5D4D">
        <w:rPr>
          <w:i/>
          <w:noProof/>
          <w:color w:val="000000"/>
          <w:sz w:val="22"/>
          <w:szCs w:val="22"/>
        </w:rPr>
        <w:t>Hình 2.3</w:t>
      </w:r>
      <w:r w:rsidRPr="006C5D4D">
        <w:rPr>
          <w:noProof/>
          <w:color w:val="000000"/>
          <w:sz w:val="22"/>
          <w:szCs w:val="22"/>
        </w:rPr>
        <w:t xml:space="preserve"> Sơ đồ sử dụng Oauth 2.0 cho máy chủ Web</w:t>
      </w:r>
    </w:p>
    <w:p w14:paraId="10090252" w14:textId="77777777" w:rsidR="00482889" w:rsidRPr="006C5D4D" w:rsidRDefault="00DE60BA">
      <w:pPr>
        <w:pStyle w:val="Heading3"/>
        <w:rPr>
          <w:noProof/>
          <w:sz w:val="26"/>
          <w:szCs w:val="26"/>
        </w:rPr>
      </w:pPr>
      <w:bookmarkStart w:id="39" w:name="_2xcytpi" w:colFirst="0" w:colLast="0"/>
      <w:bookmarkEnd w:id="39"/>
      <w:r w:rsidRPr="006C5D4D">
        <w:rPr>
          <w:noProof/>
          <w:color w:val="000000"/>
          <w:sz w:val="26"/>
          <w:szCs w:val="26"/>
          <w:highlight w:val="white"/>
        </w:rPr>
        <w:lastRenderedPageBreak/>
        <w:t>2.5.2. Google Drive API</w:t>
      </w:r>
    </w:p>
    <w:p w14:paraId="44AAC07B"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noProof/>
          <w:color w:val="202124"/>
          <w:sz w:val="26"/>
          <w:szCs w:val="26"/>
          <w:highlight w:val="white"/>
        </w:rPr>
        <w:t>API Google Drive cho phép bạn tạo các ứng dụng tận dụng bộ nhớ đám mây của Google Drive. Bạn có thể phát triển các ứng dụng tích hợp với Google Drive và tạo chức năng mạnh mẽ trong ứng dụng của mình bằng API Google Drive.</w:t>
      </w:r>
    </w:p>
    <w:p w14:paraId="65A70D77" w14:textId="77777777" w:rsidR="00482889" w:rsidRPr="006C5D4D" w:rsidRDefault="00DE60BA">
      <w:pPr>
        <w:keepNext/>
        <w:pBdr>
          <w:top w:val="nil"/>
          <w:left w:val="nil"/>
          <w:bottom w:val="nil"/>
          <w:right w:val="nil"/>
          <w:between w:val="nil"/>
        </w:pBdr>
        <w:spacing w:line="240" w:lineRule="auto"/>
        <w:ind w:firstLine="720"/>
        <w:jc w:val="center"/>
        <w:rPr>
          <w:noProof/>
        </w:rPr>
      </w:pPr>
      <w:r w:rsidRPr="006C5D4D">
        <w:rPr>
          <w:noProof/>
          <w:color w:val="000000"/>
        </w:rPr>
        <w:drawing>
          <wp:inline distT="0" distB="0" distL="0" distR="0" wp14:anchorId="36BE45E4" wp14:editId="3C8C0E79">
            <wp:extent cx="4588676" cy="2291717"/>
            <wp:effectExtent l="0" t="0" r="0" b="0"/>
            <wp:docPr id="17" name="image4.png" descr="Introduction to Google Drive API | Google Developers"/>
            <wp:cNvGraphicFramePr/>
            <a:graphic xmlns:a="http://schemas.openxmlformats.org/drawingml/2006/main">
              <a:graphicData uri="http://schemas.openxmlformats.org/drawingml/2006/picture">
                <pic:pic xmlns:pic="http://schemas.openxmlformats.org/drawingml/2006/picture">
                  <pic:nvPicPr>
                    <pic:cNvPr id="0" name="image4.png" descr="Introduction to Google Drive API | Google Developers"/>
                    <pic:cNvPicPr preferRelativeResize="0"/>
                  </pic:nvPicPr>
                  <pic:blipFill>
                    <a:blip r:embed="rId27"/>
                    <a:srcRect/>
                    <a:stretch>
                      <a:fillRect/>
                    </a:stretch>
                  </pic:blipFill>
                  <pic:spPr>
                    <a:xfrm>
                      <a:off x="0" y="0"/>
                      <a:ext cx="4588676" cy="2291717"/>
                    </a:xfrm>
                    <a:prstGeom prst="rect">
                      <a:avLst/>
                    </a:prstGeom>
                    <a:ln/>
                  </pic:spPr>
                </pic:pic>
              </a:graphicData>
            </a:graphic>
          </wp:inline>
        </w:drawing>
      </w:r>
    </w:p>
    <w:p w14:paraId="54BC85D1"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40" w:name="_1ci93xb" w:colFirst="0" w:colLast="0"/>
      <w:bookmarkEnd w:id="40"/>
      <w:r w:rsidRPr="006C5D4D">
        <w:rPr>
          <w:i/>
          <w:noProof/>
          <w:color w:val="000000"/>
          <w:sz w:val="22"/>
          <w:szCs w:val="22"/>
        </w:rPr>
        <w:t>Hình 2.4</w:t>
      </w:r>
      <w:r w:rsidRPr="006C5D4D">
        <w:rPr>
          <w:noProof/>
          <w:color w:val="000000"/>
          <w:sz w:val="22"/>
          <w:szCs w:val="22"/>
        </w:rPr>
        <w:t xml:space="preserve"> Sơ đồ sử dụng Google Dr</w:t>
      </w:r>
      <w:r w:rsidRPr="006C5D4D">
        <w:rPr>
          <w:noProof/>
          <w:color w:val="000000"/>
          <w:sz w:val="22"/>
          <w:szCs w:val="22"/>
        </w:rPr>
        <w:t>ive API</w:t>
      </w:r>
    </w:p>
    <w:p w14:paraId="5F6678DE" w14:textId="77777777" w:rsidR="00482889" w:rsidRPr="006C5D4D" w:rsidRDefault="00482889">
      <w:pPr>
        <w:pBdr>
          <w:top w:val="nil"/>
          <w:left w:val="nil"/>
          <w:bottom w:val="nil"/>
          <w:right w:val="nil"/>
          <w:between w:val="nil"/>
        </w:pBdr>
        <w:spacing w:line="240" w:lineRule="auto"/>
        <w:ind w:firstLine="720"/>
        <w:jc w:val="center"/>
        <w:rPr>
          <w:noProof/>
          <w:color w:val="000000"/>
        </w:rPr>
      </w:pPr>
    </w:p>
    <w:p w14:paraId="7937C399"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i/>
          <w:noProof/>
          <w:color w:val="000000"/>
          <w:sz w:val="26"/>
          <w:szCs w:val="26"/>
        </w:rPr>
        <w:t>Những thao tác với Google Drive API</w:t>
      </w:r>
    </w:p>
    <w:p w14:paraId="6B57B473" w14:textId="77777777" w:rsidR="00482889" w:rsidRPr="006C5D4D" w:rsidRDefault="00DE60BA">
      <w:pPr>
        <w:numPr>
          <w:ilvl w:val="0"/>
          <w:numId w:val="48"/>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Download và Upload file lên Google Drive</w:t>
      </w:r>
    </w:p>
    <w:p w14:paraId="1EB280F6" w14:textId="77777777" w:rsidR="00482889" w:rsidRPr="006C5D4D" w:rsidRDefault="00DE60BA">
      <w:pPr>
        <w:numPr>
          <w:ilvl w:val="0"/>
          <w:numId w:val="48"/>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Tìm kiếm file, thư mục trên Google Drive.</w:t>
      </w:r>
    </w:p>
    <w:p w14:paraId="410A2779" w14:textId="77777777" w:rsidR="00482889" w:rsidRPr="006C5D4D" w:rsidRDefault="00DE60BA">
      <w:pPr>
        <w:numPr>
          <w:ilvl w:val="0"/>
          <w:numId w:val="48"/>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User có thể chia sẻ file, thư mục hợp tác về nội dung trên Google Drive.</w:t>
      </w:r>
    </w:p>
    <w:p w14:paraId="3D991916" w14:textId="77777777" w:rsidR="00482889" w:rsidRPr="006C5D4D" w:rsidRDefault="00DE60BA">
      <w:pPr>
        <w:numPr>
          <w:ilvl w:val="0"/>
          <w:numId w:val="48"/>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Kết hợp với API Google Picker để tìm kiếm tất cả các tệp trong Google Drive, sau đó trả lại tên tệp, URL, ngày sửa đổi cuối cùng và người dùng.</w:t>
      </w:r>
    </w:p>
    <w:p w14:paraId="35642973" w14:textId="77777777" w:rsidR="00482889" w:rsidRPr="006C5D4D" w:rsidRDefault="00DE60BA">
      <w:pPr>
        <w:numPr>
          <w:ilvl w:val="0"/>
          <w:numId w:val="48"/>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Tạo các phím tắt là các liên kết bên ng</w:t>
      </w:r>
      <w:r w:rsidRPr="006C5D4D">
        <w:rPr>
          <w:noProof/>
          <w:color w:val="000000"/>
          <w:sz w:val="26"/>
          <w:szCs w:val="26"/>
        </w:rPr>
        <w:t>oài đến dữ liệu được lưu trữ bên ngoài Drive, trong một kho lưu trữ dữ liệu hoặc hệ thống lưu trữ đám mây khác.</w:t>
      </w:r>
    </w:p>
    <w:p w14:paraId="5E96ED0E" w14:textId="77777777" w:rsidR="00482889" w:rsidRPr="006C5D4D" w:rsidRDefault="00DE60BA">
      <w:pPr>
        <w:numPr>
          <w:ilvl w:val="0"/>
          <w:numId w:val="48"/>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Tạo thư mục Drive chuyên dụng để lưu trữ dữ liệu của ứng dụng để ứng dụng không thể truy cập tất cả nội dung của người dùng được lưu trữ trong G</w:t>
      </w:r>
      <w:r w:rsidRPr="006C5D4D">
        <w:rPr>
          <w:noProof/>
          <w:color w:val="000000"/>
          <w:sz w:val="26"/>
          <w:szCs w:val="26"/>
        </w:rPr>
        <w:t>oogle Drive. Xem Lưu trữ dữ liệu dành riêng cho ứng dụng.</w:t>
      </w:r>
    </w:p>
    <w:p w14:paraId="5F11087A" w14:textId="77777777" w:rsidR="00482889" w:rsidRPr="006C5D4D" w:rsidRDefault="00DE60BA">
      <w:pPr>
        <w:numPr>
          <w:ilvl w:val="0"/>
          <w:numId w:val="48"/>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Tích hợp với Giao diện người dùng Google Drive, là giao diện người dùng web tiêu chuẩn của Google mà bạn có thể sử dụng để tương tác với các tệp Drive.</w:t>
      </w:r>
    </w:p>
    <w:p w14:paraId="2B7F1AB8" w14:textId="77777777" w:rsidR="00482889" w:rsidRPr="006C5D4D" w:rsidRDefault="00DE60BA">
      <w:pPr>
        <w:pStyle w:val="Heading3"/>
        <w:rPr>
          <w:noProof/>
          <w:sz w:val="26"/>
          <w:szCs w:val="26"/>
        </w:rPr>
      </w:pPr>
      <w:bookmarkStart w:id="41" w:name="_3whwml4" w:colFirst="0" w:colLast="0"/>
      <w:bookmarkEnd w:id="41"/>
      <w:r w:rsidRPr="006C5D4D">
        <w:rPr>
          <w:noProof/>
          <w:color w:val="000000"/>
          <w:sz w:val="26"/>
          <w:szCs w:val="26"/>
        </w:rPr>
        <w:lastRenderedPageBreak/>
        <w:t>2.5.3.</w:t>
      </w:r>
      <w:r w:rsidRPr="006C5D4D">
        <w:rPr>
          <w:noProof/>
          <w:color w:val="000000"/>
          <w:sz w:val="26"/>
          <w:szCs w:val="26"/>
        </w:rPr>
        <w:tab/>
        <w:t>Google Calendar API</w:t>
      </w:r>
    </w:p>
    <w:p w14:paraId="4630DBFC"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Google Calendar là một ứng dụng khá tuyệt vời giúp hàng triệu người dùng làm việc tốt hơn. Nhiều người không sử dụng thường xuyên, chỉ sử dụng cho các sự kiện quan trọng.</w:t>
      </w:r>
    </w:p>
    <w:p w14:paraId="5B7435E7"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Calendar Google có một số công cụ ẩn và tính năng có thể giúp bạn dễ dàng hơn trong v</w:t>
      </w:r>
      <w:r w:rsidRPr="006C5D4D">
        <w:rPr>
          <w:noProof/>
          <w:color w:val="000000"/>
          <w:sz w:val="26"/>
          <w:szCs w:val="26"/>
        </w:rPr>
        <w:t>iệc lập lịch trình cho các cuộc họp, và tự động hóa phần lịch. Hữu ích nhất trong số này được liệt kê dưới đây. Kết hợp với một số phần mở rộng trong Chrome, bạn sẽ sử dụng đầy đủ chức năng mà Google Calendar hiện có.</w:t>
      </w:r>
    </w:p>
    <w:p w14:paraId="1444B337"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202124"/>
          <w:sz w:val="26"/>
          <w:szCs w:val="26"/>
          <w:highlight w:val="white"/>
        </w:rPr>
        <w:t xml:space="preserve">Google Calendar Api cho phép bạn hiển </w:t>
      </w:r>
      <w:r w:rsidRPr="006C5D4D">
        <w:rPr>
          <w:noProof/>
          <w:color w:val="202124"/>
          <w:sz w:val="26"/>
          <w:szCs w:val="26"/>
          <w:highlight w:val="white"/>
        </w:rPr>
        <w:t>thị, tạo và sửa đổi các sự kiện lịch cũng như làm việc với nhiều đối tượng khác liên quan đến lịch, chẳng hạn như lịch hoặc điều khiển truy cập. Tài liệu này mô tả cách sử dụng lệnh gọi RESTful và thư viện máy khách cho các ngôn ngữ lập trình khác nhau (Ja</w:t>
      </w:r>
      <w:r w:rsidRPr="006C5D4D">
        <w:rPr>
          <w:noProof/>
          <w:color w:val="202124"/>
          <w:sz w:val="26"/>
          <w:szCs w:val="26"/>
          <w:highlight w:val="white"/>
        </w:rPr>
        <w:t>va, PHP, .NET, JavaScript, NodeJs, Ruby, Python, Go, Android, iOS).</w:t>
      </w:r>
    </w:p>
    <w:p w14:paraId="2A9C05B8" w14:textId="77777777" w:rsidR="00482889" w:rsidRPr="006C5D4D" w:rsidRDefault="00482889">
      <w:pPr>
        <w:spacing w:after="240"/>
        <w:rPr>
          <w:noProof/>
        </w:rPr>
      </w:pPr>
    </w:p>
    <w:p w14:paraId="3E943B49" w14:textId="77777777" w:rsidR="00482889" w:rsidRPr="006C5D4D" w:rsidRDefault="00482889">
      <w:pPr>
        <w:spacing w:after="240"/>
        <w:rPr>
          <w:noProof/>
        </w:rPr>
      </w:pPr>
    </w:p>
    <w:p w14:paraId="57B33862" w14:textId="77777777" w:rsidR="00482889" w:rsidRPr="006C5D4D" w:rsidRDefault="00482889">
      <w:pPr>
        <w:spacing w:after="240"/>
        <w:rPr>
          <w:noProof/>
        </w:rPr>
      </w:pPr>
    </w:p>
    <w:p w14:paraId="1186F1C7" w14:textId="77777777" w:rsidR="00482889" w:rsidRPr="006C5D4D" w:rsidRDefault="00482889">
      <w:pPr>
        <w:spacing w:after="240"/>
        <w:rPr>
          <w:noProof/>
        </w:rPr>
      </w:pPr>
    </w:p>
    <w:p w14:paraId="00F62189" w14:textId="77777777" w:rsidR="00482889" w:rsidRPr="006C5D4D" w:rsidRDefault="00482889">
      <w:pPr>
        <w:spacing w:after="240"/>
        <w:rPr>
          <w:noProof/>
        </w:rPr>
      </w:pPr>
    </w:p>
    <w:p w14:paraId="7D7127C2" w14:textId="77777777" w:rsidR="00482889" w:rsidRPr="006C5D4D" w:rsidRDefault="00482889">
      <w:pPr>
        <w:spacing w:after="240"/>
        <w:rPr>
          <w:noProof/>
        </w:rPr>
      </w:pPr>
    </w:p>
    <w:p w14:paraId="790F3702" w14:textId="77777777" w:rsidR="00482889" w:rsidRPr="006C5D4D" w:rsidRDefault="00482889">
      <w:pPr>
        <w:spacing w:after="240"/>
        <w:rPr>
          <w:noProof/>
        </w:rPr>
      </w:pPr>
    </w:p>
    <w:p w14:paraId="57BE44EE" w14:textId="77777777" w:rsidR="00482889" w:rsidRPr="006C5D4D" w:rsidRDefault="00482889">
      <w:pPr>
        <w:spacing w:after="240"/>
        <w:rPr>
          <w:noProof/>
        </w:rPr>
      </w:pPr>
    </w:p>
    <w:p w14:paraId="39674C62" w14:textId="77777777" w:rsidR="00482889" w:rsidRPr="006C5D4D" w:rsidRDefault="00482889">
      <w:pPr>
        <w:spacing w:after="240"/>
        <w:rPr>
          <w:noProof/>
        </w:rPr>
      </w:pPr>
    </w:p>
    <w:p w14:paraId="4AEA10FC" w14:textId="77777777" w:rsidR="00482889" w:rsidRPr="006C5D4D" w:rsidRDefault="00482889">
      <w:pPr>
        <w:spacing w:after="240"/>
        <w:rPr>
          <w:noProof/>
        </w:rPr>
      </w:pPr>
    </w:p>
    <w:p w14:paraId="109A7508" w14:textId="77777777" w:rsidR="00482889" w:rsidRPr="006C5D4D" w:rsidRDefault="00482889">
      <w:pPr>
        <w:spacing w:after="240"/>
        <w:rPr>
          <w:noProof/>
        </w:rPr>
      </w:pPr>
    </w:p>
    <w:p w14:paraId="10887373" w14:textId="77777777" w:rsidR="00482889" w:rsidRPr="006C5D4D" w:rsidRDefault="00DE60BA">
      <w:pPr>
        <w:spacing w:after="240"/>
        <w:rPr>
          <w:noProof/>
        </w:rPr>
      </w:pPr>
      <w:r w:rsidRPr="006C5D4D">
        <w:rPr>
          <w:noProof/>
        </w:rPr>
        <w:br/>
      </w:r>
    </w:p>
    <w:p w14:paraId="5DC1B773" w14:textId="172063CB" w:rsidR="00482889" w:rsidRPr="006C5D4D" w:rsidRDefault="001D7D35">
      <w:pPr>
        <w:pStyle w:val="Heading1"/>
        <w:numPr>
          <w:ilvl w:val="0"/>
          <w:numId w:val="83"/>
        </w:numPr>
        <w:ind w:left="360"/>
        <w:jc w:val="center"/>
        <w:rPr>
          <w:noProof/>
        </w:rPr>
      </w:pPr>
      <w:bookmarkStart w:id="42" w:name="_2bn6wsx" w:colFirst="0" w:colLast="0"/>
      <w:bookmarkEnd w:id="42"/>
      <w:ins w:id="43" w:author="Le Minh Duong" w:date="2021-05-03T13:53:00Z">
        <w:r>
          <w:rPr>
            <w:noProof/>
            <w:color w:val="000000"/>
            <w:lang w:val="vi-VN"/>
          </w:rPr>
          <w:lastRenderedPageBreak/>
          <w:t xml:space="preserve"> </w:t>
        </w:r>
      </w:ins>
      <w:r w:rsidR="00DE60BA" w:rsidRPr="006C5D4D">
        <w:rPr>
          <w:noProof/>
          <w:color w:val="000000"/>
        </w:rPr>
        <w:t>PHÂN TÍCH VÀ ĐẶC TẢ YÊU CẦU</w:t>
      </w:r>
    </w:p>
    <w:p w14:paraId="6BA7AB37"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commentRangeStart w:id="44"/>
      <w:r w:rsidRPr="006C5D4D">
        <w:rPr>
          <w:noProof/>
          <w:color w:val="000000"/>
          <w:sz w:val="26"/>
          <w:szCs w:val="26"/>
        </w:rPr>
        <w:t>Xuất phát từ việc khảo sát yêu cầu thực tế, tôi đã đánh giá và xác định các yêu cầu phù hợp với bối cảnh bài toán được đưa ra. Chương này sẽ đi vào phân tích và đặc tả yêu cầu của hệ thống, cùng với đó là thiết kế các biểu đồ ca sử dụng và biểu đồ tuần tự.</w:t>
      </w:r>
      <w:commentRangeEnd w:id="44"/>
      <w:r w:rsidR="001D7D35">
        <w:rPr>
          <w:rStyle w:val="CommentReference"/>
        </w:rPr>
        <w:commentReference w:id="44"/>
      </w:r>
    </w:p>
    <w:p w14:paraId="1A60412A" w14:textId="77777777" w:rsidR="00482889" w:rsidRPr="006C5D4D" w:rsidRDefault="00DE60BA">
      <w:pPr>
        <w:pStyle w:val="Heading2"/>
        <w:rPr>
          <w:noProof/>
          <w:sz w:val="26"/>
          <w:szCs w:val="26"/>
        </w:rPr>
      </w:pPr>
      <w:bookmarkStart w:id="45" w:name="_qsh70q" w:colFirst="0" w:colLast="0"/>
      <w:bookmarkEnd w:id="45"/>
      <w:r w:rsidRPr="006C5D4D">
        <w:rPr>
          <w:noProof/>
          <w:color w:val="000000"/>
          <w:sz w:val="26"/>
          <w:szCs w:val="26"/>
        </w:rPr>
        <w:t>3.1.</w:t>
      </w:r>
      <w:r w:rsidRPr="006C5D4D">
        <w:rPr>
          <w:noProof/>
          <w:color w:val="000000"/>
          <w:sz w:val="26"/>
          <w:szCs w:val="26"/>
        </w:rPr>
        <w:tab/>
        <w:t>Xác định nhóm các đối tượng sử dụng trong hệ thống</w:t>
      </w:r>
    </w:p>
    <w:p w14:paraId="79B09630"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noProof/>
          <w:color w:val="000000"/>
          <w:sz w:val="26"/>
          <w:szCs w:val="26"/>
        </w:rPr>
        <w:t>Hệ thống gồm những nhóm người dùng chính như sau:</w:t>
      </w:r>
    </w:p>
    <w:p w14:paraId="067E968B" w14:textId="77777777" w:rsidR="00482889" w:rsidRPr="006C5D4D" w:rsidRDefault="00DE60BA">
      <w:pPr>
        <w:numPr>
          <w:ilvl w:val="0"/>
          <w:numId w:val="69"/>
        </w:numPr>
        <w:pBdr>
          <w:top w:val="nil"/>
          <w:left w:val="nil"/>
          <w:bottom w:val="nil"/>
          <w:right w:val="nil"/>
          <w:between w:val="nil"/>
        </w:pBdr>
        <w:spacing w:before="120" w:after="120" w:line="312" w:lineRule="auto"/>
        <w:ind w:left="864"/>
        <w:rPr>
          <w:noProof/>
          <w:color w:val="000000"/>
        </w:rPr>
      </w:pPr>
      <w:r w:rsidRPr="006C5D4D">
        <w:rPr>
          <w:noProof/>
          <w:color w:val="000000"/>
          <w:sz w:val="26"/>
          <w:szCs w:val="26"/>
        </w:rPr>
        <w:t xml:space="preserve">Admin: là những người quản lý hệ thống và có quyền cao nhất. Có thể quản lý các tài khoản khác và tham gia vào hệ thống để phụ trách những chức năng </w:t>
      </w:r>
      <w:r w:rsidRPr="006C5D4D">
        <w:rPr>
          <w:noProof/>
          <w:color w:val="000000"/>
          <w:sz w:val="26"/>
          <w:szCs w:val="26"/>
        </w:rPr>
        <w:t>cụ thể</w:t>
      </w:r>
    </w:p>
    <w:p w14:paraId="41620393" w14:textId="77777777" w:rsidR="00482889" w:rsidRPr="006C5D4D" w:rsidRDefault="00DE60BA">
      <w:pPr>
        <w:numPr>
          <w:ilvl w:val="0"/>
          <w:numId w:val="69"/>
        </w:numPr>
        <w:pBdr>
          <w:top w:val="nil"/>
          <w:left w:val="nil"/>
          <w:bottom w:val="nil"/>
          <w:right w:val="nil"/>
          <w:between w:val="nil"/>
        </w:pBdr>
        <w:spacing w:before="120" w:after="120" w:line="312" w:lineRule="auto"/>
        <w:ind w:left="864"/>
        <w:rPr>
          <w:noProof/>
          <w:color w:val="000000"/>
        </w:rPr>
      </w:pPr>
      <w:r w:rsidRPr="006C5D4D">
        <w:rPr>
          <w:noProof/>
          <w:color w:val="000000"/>
          <w:sz w:val="26"/>
          <w:szCs w:val="26"/>
        </w:rPr>
        <w:t>Leader: là những người đứng đầu một team hoặc một dự án, truy cập hệ thống để quản lý dự án và quản lý công việc của các thành viên trong team </w:t>
      </w:r>
    </w:p>
    <w:p w14:paraId="682FF744" w14:textId="77777777" w:rsidR="00482889" w:rsidRPr="006C5D4D" w:rsidRDefault="00DE60BA">
      <w:pPr>
        <w:numPr>
          <w:ilvl w:val="0"/>
          <w:numId w:val="69"/>
        </w:numPr>
        <w:pBdr>
          <w:top w:val="nil"/>
          <w:left w:val="nil"/>
          <w:bottom w:val="nil"/>
          <w:right w:val="nil"/>
          <w:between w:val="nil"/>
        </w:pBdr>
        <w:spacing w:before="120" w:after="120" w:line="312" w:lineRule="auto"/>
        <w:ind w:left="864"/>
        <w:rPr>
          <w:noProof/>
          <w:color w:val="000000"/>
        </w:rPr>
      </w:pPr>
      <w:r w:rsidRPr="006C5D4D">
        <w:rPr>
          <w:noProof/>
          <w:color w:val="000000"/>
          <w:sz w:val="26"/>
          <w:szCs w:val="26"/>
        </w:rPr>
        <w:t>Manager: bộ phận phụ trách việc giám sát, thống kê và theo dõi tiến độ báo cáo công việc hàng ngày của ng</w:t>
      </w:r>
      <w:r w:rsidRPr="006C5D4D">
        <w:rPr>
          <w:noProof/>
          <w:color w:val="000000"/>
          <w:sz w:val="26"/>
          <w:szCs w:val="26"/>
        </w:rPr>
        <w:t>ười dùng trong hệ thống</w:t>
      </w:r>
    </w:p>
    <w:p w14:paraId="132DD5E1" w14:textId="77777777" w:rsidR="00482889" w:rsidRPr="006C5D4D" w:rsidRDefault="00DE60BA">
      <w:pPr>
        <w:numPr>
          <w:ilvl w:val="0"/>
          <w:numId w:val="69"/>
        </w:numPr>
        <w:pBdr>
          <w:top w:val="nil"/>
          <w:left w:val="nil"/>
          <w:bottom w:val="nil"/>
          <w:right w:val="nil"/>
          <w:between w:val="nil"/>
        </w:pBdr>
        <w:spacing w:before="120" w:after="120" w:line="312" w:lineRule="auto"/>
        <w:ind w:left="864"/>
        <w:rPr>
          <w:noProof/>
          <w:color w:val="000000"/>
        </w:rPr>
      </w:pPr>
      <w:commentRangeStart w:id="46"/>
      <w:r w:rsidRPr="006C5D4D">
        <w:rPr>
          <w:noProof/>
          <w:color w:val="000000"/>
          <w:sz w:val="26"/>
          <w:szCs w:val="26"/>
        </w:rPr>
        <w:t>Develop</w:t>
      </w:r>
      <w:commentRangeEnd w:id="46"/>
      <w:r w:rsidR="001D7D35">
        <w:rPr>
          <w:rStyle w:val="CommentReference"/>
        </w:rPr>
        <w:commentReference w:id="46"/>
      </w:r>
      <w:r w:rsidRPr="006C5D4D">
        <w:rPr>
          <w:noProof/>
          <w:color w:val="000000"/>
          <w:sz w:val="26"/>
          <w:szCs w:val="26"/>
        </w:rPr>
        <w:t>: những thành viên còn lại trong công ty tham gia hệ thống để báo cáo công tiến độ công việc hàng ngày và sử dụng một số chức năng cụ thể khác</w:t>
      </w:r>
    </w:p>
    <w:p w14:paraId="6072DAF9" w14:textId="77777777" w:rsidR="00482889" w:rsidRPr="006C5D4D" w:rsidRDefault="00DE60BA">
      <w:pPr>
        <w:pStyle w:val="Heading2"/>
        <w:rPr>
          <w:noProof/>
          <w:sz w:val="26"/>
          <w:szCs w:val="26"/>
        </w:rPr>
      </w:pPr>
      <w:bookmarkStart w:id="47" w:name="_3as4poj" w:colFirst="0" w:colLast="0"/>
      <w:bookmarkEnd w:id="47"/>
      <w:r w:rsidRPr="006C5D4D">
        <w:rPr>
          <w:noProof/>
          <w:color w:val="000000"/>
          <w:sz w:val="26"/>
          <w:szCs w:val="26"/>
        </w:rPr>
        <w:t>3.2.</w:t>
      </w:r>
      <w:r w:rsidRPr="006C5D4D">
        <w:rPr>
          <w:noProof/>
          <w:color w:val="000000"/>
          <w:sz w:val="26"/>
          <w:szCs w:val="26"/>
        </w:rPr>
        <w:tab/>
        <w:t>Phân tích yêu cầu</w:t>
      </w:r>
    </w:p>
    <w:p w14:paraId="3147722D" w14:textId="77777777" w:rsidR="00482889" w:rsidRPr="006C5D4D" w:rsidRDefault="00DE60BA">
      <w:pPr>
        <w:pStyle w:val="Heading3"/>
        <w:rPr>
          <w:noProof/>
          <w:sz w:val="26"/>
          <w:szCs w:val="26"/>
        </w:rPr>
      </w:pPr>
      <w:bookmarkStart w:id="48" w:name="_1pxezwc" w:colFirst="0" w:colLast="0"/>
      <w:bookmarkEnd w:id="48"/>
      <w:r w:rsidRPr="006C5D4D">
        <w:rPr>
          <w:noProof/>
          <w:color w:val="000000"/>
          <w:sz w:val="26"/>
          <w:szCs w:val="26"/>
        </w:rPr>
        <w:t>3.2.1.</w:t>
      </w:r>
      <w:r w:rsidRPr="006C5D4D">
        <w:rPr>
          <w:noProof/>
          <w:color w:val="000000"/>
          <w:sz w:val="26"/>
          <w:szCs w:val="26"/>
        </w:rPr>
        <w:tab/>
        <w:t>Yêu cầu chức năng</w:t>
      </w:r>
    </w:p>
    <w:p w14:paraId="1CF3FB85" w14:textId="77777777" w:rsidR="00482889" w:rsidRPr="006C5D4D" w:rsidRDefault="00DE60BA">
      <w:pPr>
        <w:pBdr>
          <w:top w:val="nil"/>
          <w:left w:val="nil"/>
          <w:bottom w:val="nil"/>
          <w:right w:val="nil"/>
          <w:between w:val="nil"/>
        </w:pBdr>
        <w:spacing w:line="240" w:lineRule="auto"/>
        <w:ind w:firstLine="720"/>
        <w:rPr>
          <w:noProof/>
          <w:color w:val="000000"/>
          <w:sz w:val="26"/>
          <w:szCs w:val="26"/>
        </w:rPr>
      </w:pPr>
      <w:r w:rsidRPr="006C5D4D">
        <w:rPr>
          <w:b/>
          <w:i/>
          <w:noProof/>
          <w:color w:val="000000"/>
          <w:sz w:val="26"/>
          <w:szCs w:val="26"/>
        </w:rPr>
        <w:t>Chức năng quản lý người dùng</w:t>
      </w:r>
    </w:p>
    <w:p w14:paraId="5704E89E" w14:textId="77777777" w:rsidR="00482889" w:rsidRPr="006C5D4D" w:rsidRDefault="00DE60BA">
      <w:pPr>
        <w:pBdr>
          <w:top w:val="nil"/>
          <w:left w:val="nil"/>
          <w:bottom w:val="nil"/>
          <w:right w:val="nil"/>
          <w:between w:val="nil"/>
        </w:pBdr>
        <w:spacing w:before="120" w:after="120" w:line="312" w:lineRule="auto"/>
        <w:ind w:left="720" w:firstLine="566"/>
        <w:jc w:val="both"/>
        <w:rPr>
          <w:noProof/>
          <w:color w:val="000000"/>
          <w:sz w:val="26"/>
          <w:szCs w:val="26"/>
        </w:rPr>
      </w:pPr>
      <w:r w:rsidRPr="006C5D4D">
        <w:rPr>
          <w:noProof/>
          <w:color w:val="000000"/>
          <w:sz w:val="26"/>
          <w:szCs w:val="26"/>
        </w:rPr>
        <w:t>Chức năng cho phép những tài khoản có quyền truy cập xem danh sách người dùng trong hệ thống và thực hiện các chức năng cụ thể như xoá tài khoản người dùng khỏi hệ thống, sửa một số thông tin hoặc thêm người dùng đó vào dự án</w:t>
      </w:r>
    </w:p>
    <w:p w14:paraId="725CE44A" w14:textId="77777777" w:rsidR="00482889" w:rsidRPr="006C5D4D" w:rsidRDefault="00DE60BA">
      <w:pPr>
        <w:pBdr>
          <w:top w:val="nil"/>
          <w:left w:val="nil"/>
          <w:bottom w:val="nil"/>
          <w:right w:val="nil"/>
          <w:between w:val="nil"/>
        </w:pBdr>
        <w:spacing w:line="240" w:lineRule="auto"/>
        <w:ind w:left="720"/>
        <w:rPr>
          <w:noProof/>
          <w:color w:val="000000"/>
          <w:sz w:val="26"/>
          <w:szCs w:val="26"/>
        </w:rPr>
      </w:pPr>
      <w:r w:rsidRPr="006C5D4D">
        <w:rPr>
          <w:b/>
          <w:i/>
          <w:noProof/>
          <w:color w:val="000000"/>
          <w:sz w:val="26"/>
          <w:szCs w:val="26"/>
        </w:rPr>
        <w:t>C</w:t>
      </w:r>
      <w:r w:rsidRPr="006C5D4D">
        <w:rPr>
          <w:b/>
          <w:i/>
          <w:noProof/>
          <w:color w:val="000000"/>
          <w:sz w:val="26"/>
          <w:szCs w:val="26"/>
        </w:rPr>
        <w:t>hức năng xin nghỉ</w:t>
      </w:r>
    </w:p>
    <w:p w14:paraId="70AEE47D" w14:textId="77777777" w:rsidR="00482889" w:rsidRPr="006C5D4D" w:rsidRDefault="00DE60BA">
      <w:pPr>
        <w:pBdr>
          <w:top w:val="nil"/>
          <w:left w:val="nil"/>
          <w:bottom w:val="nil"/>
          <w:right w:val="nil"/>
          <w:between w:val="nil"/>
        </w:pBdr>
        <w:spacing w:before="120" w:after="120" w:line="312" w:lineRule="auto"/>
        <w:ind w:left="720" w:firstLine="566"/>
        <w:jc w:val="both"/>
        <w:rPr>
          <w:noProof/>
          <w:color w:val="000000"/>
          <w:sz w:val="26"/>
          <w:szCs w:val="26"/>
        </w:rPr>
      </w:pPr>
      <w:r w:rsidRPr="006C5D4D">
        <w:rPr>
          <w:noProof/>
          <w:color w:val="000000"/>
          <w:sz w:val="26"/>
          <w:szCs w:val="26"/>
        </w:rPr>
        <w:t xml:space="preserve">Chức năng cho phép hiển thị danh sách xin nghỉ ứng với quyền truy cập của tài khoản. Người dùng có thể gửi yêu cầu xin nghỉ của mình lên hệ thống, admin/leader vào xem danh sách các yêu cầu sau đó phản hồi lại cho người dùng. Sau khi đơn </w:t>
      </w:r>
      <w:r w:rsidRPr="006C5D4D">
        <w:rPr>
          <w:noProof/>
          <w:color w:val="000000"/>
          <w:sz w:val="26"/>
          <w:szCs w:val="26"/>
        </w:rPr>
        <w:t>xin nghỉ được phê duyệt, gửi mail kèm thông một số thông tin trong đơn xin nghỉ tới tất cả gmail của người dùng trong hệ thống</w:t>
      </w:r>
    </w:p>
    <w:p w14:paraId="00808820" w14:textId="77777777" w:rsidR="00482889" w:rsidRPr="006C5D4D" w:rsidRDefault="00DE60BA">
      <w:pPr>
        <w:pBdr>
          <w:top w:val="nil"/>
          <w:left w:val="nil"/>
          <w:bottom w:val="nil"/>
          <w:right w:val="nil"/>
          <w:between w:val="nil"/>
        </w:pBdr>
        <w:spacing w:line="240" w:lineRule="auto"/>
        <w:ind w:left="720"/>
        <w:rPr>
          <w:noProof/>
          <w:color w:val="000000"/>
          <w:sz w:val="26"/>
          <w:szCs w:val="26"/>
        </w:rPr>
      </w:pPr>
      <w:r w:rsidRPr="006C5D4D">
        <w:rPr>
          <w:b/>
          <w:i/>
          <w:noProof/>
          <w:color w:val="000000"/>
          <w:sz w:val="26"/>
          <w:szCs w:val="26"/>
        </w:rPr>
        <w:t>Chức năng quản lý báo cáo</w:t>
      </w:r>
    </w:p>
    <w:p w14:paraId="5DF2D8B7" w14:textId="77777777" w:rsidR="00482889" w:rsidRPr="006C5D4D" w:rsidRDefault="00DE60BA">
      <w:pPr>
        <w:pBdr>
          <w:top w:val="nil"/>
          <w:left w:val="nil"/>
          <w:bottom w:val="nil"/>
          <w:right w:val="nil"/>
          <w:between w:val="nil"/>
        </w:pBdr>
        <w:spacing w:before="120" w:after="120" w:line="312" w:lineRule="auto"/>
        <w:ind w:left="720" w:firstLine="566"/>
        <w:jc w:val="both"/>
        <w:rPr>
          <w:noProof/>
          <w:color w:val="000000"/>
          <w:sz w:val="26"/>
          <w:szCs w:val="26"/>
        </w:rPr>
      </w:pPr>
      <w:r w:rsidRPr="006C5D4D">
        <w:rPr>
          <w:noProof/>
          <w:color w:val="000000"/>
          <w:sz w:val="26"/>
          <w:szCs w:val="26"/>
        </w:rPr>
        <w:t>Đây là chức năng cho phép tất cả thành viên trong hệ thống tạo báo cáo công việc hiện tại mình đang làm</w:t>
      </w:r>
      <w:r w:rsidRPr="006C5D4D">
        <w:rPr>
          <w:noProof/>
          <w:color w:val="000000"/>
          <w:sz w:val="26"/>
          <w:szCs w:val="26"/>
        </w:rPr>
        <w:t xml:space="preserve">, nhưng tương ứng với mỗi loại tài khoản việc quản lý </w:t>
      </w:r>
      <w:r w:rsidRPr="006C5D4D">
        <w:rPr>
          <w:noProof/>
          <w:color w:val="000000"/>
          <w:sz w:val="26"/>
          <w:szCs w:val="26"/>
        </w:rPr>
        <w:lastRenderedPageBreak/>
        <w:t>báo cáo sẽ có những chức năng khác nhau. Đối với người có quyền develop thì chức năng chính vẫn tạo, sửa, xóa báo cáo trong hệ thống và ngoài ra có thể lọc xem danh sách báo cáo đã tạo dưới dạng bảng ph</w:t>
      </w:r>
      <w:r w:rsidRPr="006C5D4D">
        <w:rPr>
          <w:noProof/>
          <w:color w:val="000000"/>
          <w:sz w:val="26"/>
          <w:szCs w:val="26"/>
        </w:rPr>
        <w:t>ân trang theo một số trường của báo cáo. Manager theo dõi công việc và export danh sách báo cáo ra file excel. Với người dùng có quyền admin/leader sẽ có thêm các quyền chỉ định báo cáo cho người khác và thực hiện việc đánh giá việc hoàn thành công việc bá</w:t>
      </w:r>
      <w:r w:rsidRPr="006C5D4D">
        <w:rPr>
          <w:noProof/>
          <w:color w:val="000000"/>
          <w:sz w:val="26"/>
          <w:szCs w:val="26"/>
        </w:rPr>
        <w:t>o cáo đó trong thực tế </w:t>
      </w:r>
    </w:p>
    <w:p w14:paraId="4870BAF3" w14:textId="77777777" w:rsidR="00482889" w:rsidRPr="006C5D4D" w:rsidRDefault="00DE60BA">
      <w:pPr>
        <w:pBdr>
          <w:top w:val="nil"/>
          <w:left w:val="nil"/>
          <w:bottom w:val="nil"/>
          <w:right w:val="nil"/>
          <w:between w:val="nil"/>
        </w:pBdr>
        <w:spacing w:line="240" w:lineRule="auto"/>
        <w:ind w:left="720"/>
        <w:rPr>
          <w:noProof/>
          <w:color w:val="000000"/>
          <w:sz w:val="26"/>
          <w:szCs w:val="26"/>
        </w:rPr>
      </w:pPr>
      <w:r w:rsidRPr="006C5D4D">
        <w:rPr>
          <w:b/>
          <w:i/>
          <w:noProof/>
          <w:color w:val="000000"/>
          <w:sz w:val="26"/>
          <w:szCs w:val="26"/>
        </w:rPr>
        <w:t>Chức năng thống kê</w:t>
      </w:r>
    </w:p>
    <w:p w14:paraId="27C0D2BF" w14:textId="77777777" w:rsidR="00482889" w:rsidRPr="006C5D4D" w:rsidRDefault="00DE60BA">
      <w:pPr>
        <w:pBdr>
          <w:top w:val="nil"/>
          <w:left w:val="nil"/>
          <w:bottom w:val="nil"/>
          <w:right w:val="nil"/>
          <w:between w:val="nil"/>
        </w:pBdr>
        <w:spacing w:before="120" w:after="120" w:line="312" w:lineRule="auto"/>
        <w:ind w:left="720" w:firstLine="566"/>
        <w:jc w:val="both"/>
        <w:rPr>
          <w:noProof/>
          <w:color w:val="000000"/>
          <w:sz w:val="26"/>
          <w:szCs w:val="26"/>
        </w:rPr>
      </w:pPr>
      <w:r w:rsidRPr="006C5D4D">
        <w:rPr>
          <w:noProof/>
          <w:color w:val="000000"/>
          <w:sz w:val="26"/>
          <w:szCs w:val="26"/>
        </w:rPr>
        <w:t>Cung cấp cho người dùng cái nhìn tổng quát về hiệu suất đánh giá công việc của admin/leader, biểu đồ tổng số báo báo theo độ khó trong các khoản thời gian</w:t>
      </w:r>
    </w:p>
    <w:p w14:paraId="2B61B464" w14:textId="77777777" w:rsidR="00482889" w:rsidRPr="006C5D4D" w:rsidRDefault="00DE60BA">
      <w:pPr>
        <w:pBdr>
          <w:top w:val="nil"/>
          <w:left w:val="nil"/>
          <w:bottom w:val="nil"/>
          <w:right w:val="nil"/>
          <w:between w:val="nil"/>
        </w:pBdr>
        <w:spacing w:line="240" w:lineRule="auto"/>
        <w:ind w:left="720"/>
        <w:rPr>
          <w:noProof/>
          <w:color w:val="000000"/>
          <w:sz w:val="26"/>
          <w:szCs w:val="26"/>
        </w:rPr>
      </w:pPr>
      <w:r w:rsidRPr="006C5D4D">
        <w:rPr>
          <w:b/>
          <w:i/>
          <w:noProof/>
          <w:color w:val="000000"/>
          <w:sz w:val="26"/>
          <w:szCs w:val="26"/>
        </w:rPr>
        <w:t>Chức năng quản lý jira</w:t>
      </w:r>
    </w:p>
    <w:p w14:paraId="5E523359" w14:textId="77777777" w:rsidR="00482889" w:rsidRPr="006C5D4D" w:rsidRDefault="00DE60BA">
      <w:pPr>
        <w:pBdr>
          <w:top w:val="nil"/>
          <w:left w:val="nil"/>
          <w:bottom w:val="nil"/>
          <w:right w:val="nil"/>
          <w:between w:val="nil"/>
        </w:pBdr>
        <w:spacing w:before="120" w:after="120" w:line="312" w:lineRule="auto"/>
        <w:ind w:left="720" w:firstLine="566"/>
        <w:jc w:val="both"/>
        <w:rPr>
          <w:noProof/>
          <w:color w:val="000000"/>
          <w:sz w:val="26"/>
          <w:szCs w:val="26"/>
        </w:rPr>
      </w:pPr>
      <w:r w:rsidRPr="006C5D4D">
        <w:rPr>
          <w:noProof/>
          <w:color w:val="000000"/>
          <w:sz w:val="26"/>
          <w:szCs w:val="26"/>
        </w:rPr>
        <w:t>Đối với những thành viên trong hệ t</w:t>
      </w:r>
      <w:r w:rsidRPr="006C5D4D">
        <w:rPr>
          <w:noProof/>
          <w:color w:val="000000"/>
          <w:sz w:val="26"/>
          <w:szCs w:val="26"/>
        </w:rPr>
        <w:t>hống tham gia dự án và được giao việc trên trang jira software, hệ thống kết nối với jira software và người dùng có thể sử dụng chức năng này để xem danh sách các báo cáo theo dự án trên jira software và chỉ định những báo cáo này về hệ thống quản lý báo c</w:t>
      </w:r>
      <w:r w:rsidRPr="006C5D4D">
        <w:rPr>
          <w:noProof/>
          <w:color w:val="000000"/>
          <w:sz w:val="26"/>
          <w:szCs w:val="26"/>
        </w:rPr>
        <w:t>áo của mình</w:t>
      </w:r>
    </w:p>
    <w:p w14:paraId="1288C111" w14:textId="77777777" w:rsidR="00482889" w:rsidRPr="006C5D4D" w:rsidRDefault="00DE60BA">
      <w:pPr>
        <w:pBdr>
          <w:top w:val="nil"/>
          <w:left w:val="nil"/>
          <w:bottom w:val="nil"/>
          <w:right w:val="nil"/>
          <w:between w:val="nil"/>
        </w:pBdr>
        <w:spacing w:line="240" w:lineRule="auto"/>
        <w:ind w:left="720"/>
        <w:rPr>
          <w:noProof/>
          <w:color w:val="000000"/>
          <w:sz w:val="26"/>
          <w:szCs w:val="26"/>
        </w:rPr>
      </w:pPr>
      <w:r w:rsidRPr="006C5D4D">
        <w:rPr>
          <w:b/>
          <w:i/>
          <w:noProof/>
          <w:color w:val="000000"/>
          <w:sz w:val="26"/>
          <w:szCs w:val="26"/>
        </w:rPr>
        <w:t>Chức năng tích hợp google calendar</w:t>
      </w:r>
    </w:p>
    <w:p w14:paraId="23635396" w14:textId="77777777" w:rsidR="00482889" w:rsidRPr="006C5D4D" w:rsidRDefault="00DE60BA">
      <w:pPr>
        <w:pBdr>
          <w:top w:val="nil"/>
          <w:left w:val="nil"/>
          <w:bottom w:val="nil"/>
          <w:right w:val="nil"/>
          <w:between w:val="nil"/>
        </w:pBdr>
        <w:spacing w:before="120" w:after="120" w:line="312" w:lineRule="auto"/>
        <w:ind w:left="720" w:firstLine="566"/>
        <w:jc w:val="both"/>
        <w:rPr>
          <w:noProof/>
          <w:color w:val="000000"/>
          <w:sz w:val="26"/>
          <w:szCs w:val="26"/>
        </w:rPr>
      </w:pPr>
      <w:r w:rsidRPr="006C5D4D">
        <w:rPr>
          <w:noProof/>
          <w:color w:val="000000"/>
          <w:sz w:val="26"/>
          <w:szCs w:val="26"/>
        </w:rPr>
        <w:t>Hiển thị dữ liệu lịch hiện tại từ google calendar theo các khoảng thời gian. Với chức năng này bạn có thể theo dõi các hoạt động hàng ngày như cuộc họp, sự kiện, lịch nghỉ,...</w:t>
      </w:r>
    </w:p>
    <w:p w14:paraId="348A73FD" w14:textId="77777777" w:rsidR="00482889" w:rsidRPr="006C5D4D" w:rsidRDefault="00DE60BA">
      <w:pPr>
        <w:pStyle w:val="Heading3"/>
        <w:rPr>
          <w:noProof/>
          <w:sz w:val="26"/>
          <w:szCs w:val="26"/>
        </w:rPr>
      </w:pPr>
      <w:bookmarkStart w:id="49" w:name="_49x2ik5" w:colFirst="0" w:colLast="0"/>
      <w:bookmarkEnd w:id="49"/>
      <w:r w:rsidRPr="006C5D4D">
        <w:rPr>
          <w:noProof/>
          <w:color w:val="000000"/>
          <w:sz w:val="26"/>
          <w:szCs w:val="26"/>
        </w:rPr>
        <w:t>3.2.2.</w:t>
      </w:r>
      <w:r w:rsidRPr="006C5D4D">
        <w:rPr>
          <w:noProof/>
          <w:color w:val="000000"/>
          <w:sz w:val="26"/>
          <w:szCs w:val="26"/>
        </w:rPr>
        <w:tab/>
        <w:t>Yêu cầu phi chức năng</w:t>
      </w:r>
    </w:p>
    <w:p w14:paraId="3E908A3A"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noProof/>
          <w:color w:val="000000"/>
          <w:sz w:val="26"/>
          <w:szCs w:val="26"/>
        </w:rPr>
        <w:t>Ngoài các yêu cầu chức năng đã nêu ở trên hệ thống cần đáp ứng các yêu cầu phi chức năng chỉ ra những tiêu chí đánh giá hoạt động của hệ thống để đem lại trải nghiệm tốt nhất cho người dùng </w:t>
      </w:r>
    </w:p>
    <w:p w14:paraId="4A139A54" w14:textId="77777777" w:rsidR="00482889" w:rsidRPr="006C5D4D" w:rsidRDefault="00DE60BA">
      <w:pPr>
        <w:numPr>
          <w:ilvl w:val="0"/>
          <w:numId w:val="70"/>
        </w:numPr>
        <w:pBdr>
          <w:top w:val="nil"/>
          <w:left w:val="nil"/>
          <w:bottom w:val="nil"/>
          <w:right w:val="nil"/>
          <w:between w:val="nil"/>
        </w:pBdr>
        <w:spacing w:before="120" w:after="120" w:line="312" w:lineRule="auto"/>
        <w:ind w:left="1440"/>
        <w:rPr>
          <w:noProof/>
          <w:color w:val="000000"/>
        </w:rPr>
      </w:pPr>
      <w:r w:rsidRPr="006C5D4D">
        <w:rPr>
          <w:b/>
          <w:noProof/>
          <w:color w:val="000000"/>
          <w:sz w:val="26"/>
          <w:szCs w:val="26"/>
        </w:rPr>
        <w:t>Hiệu năng hoạt động</w:t>
      </w:r>
      <w:r w:rsidRPr="006C5D4D">
        <w:rPr>
          <w:noProof/>
          <w:color w:val="000000"/>
          <w:sz w:val="26"/>
          <w:szCs w:val="26"/>
        </w:rPr>
        <w:t>: hệ thống phản hồi nhanh chóng khi có yêu cầu gửi lên nhất định, đảm bảo việc đáp ứng tốt kể cả khi có nhiều người dùng truy cập cùng một lúc</w:t>
      </w:r>
    </w:p>
    <w:p w14:paraId="6D145863" w14:textId="77777777" w:rsidR="00482889" w:rsidRPr="006C5D4D" w:rsidRDefault="00DE60BA">
      <w:pPr>
        <w:numPr>
          <w:ilvl w:val="0"/>
          <w:numId w:val="71"/>
        </w:numPr>
        <w:pBdr>
          <w:top w:val="nil"/>
          <w:left w:val="nil"/>
          <w:bottom w:val="nil"/>
          <w:right w:val="nil"/>
          <w:between w:val="nil"/>
        </w:pBdr>
        <w:spacing w:before="120" w:after="120" w:line="312" w:lineRule="auto"/>
        <w:ind w:left="1440"/>
        <w:rPr>
          <w:noProof/>
          <w:color w:val="000000"/>
        </w:rPr>
      </w:pPr>
      <w:r w:rsidRPr="006C5D4D">
        <w:rPr>
          <w:b/>
          <w:noProof/>
          <w:color w:val="000000"/>
          <w:sz w:val="26"/>
          <w:szCs w:val="26"/>
        </w:rPr>
        <w:t>Tính khả dụng</w:t>
      </w:r>
      <w:r w:rsidRPr="006C5D4D">
        <w:rPr>
          <w:noProof/>
          <w:color w:val="000000"/>
          <w:sz w:val="26"/>
          <w:szCs w:val="26"/>
        </w:rPr>
        <w:t xml:space="preserve">: giao diện người dùng của hệ thống phải dễ dàng sử dụng, thân thiện và sẵn sàng. Người dùng có thể </w:t>
      </w:r>
      <w:r w:rsidRPr="006C5D4D">
        <w:rPr>
          <w:noProof/>
          <w:color w:val="000000"/>
          <w:sz w:val="26"/>
          <w:szCs w:val="26"/>
        </w:rPr>
        <w:t>sử dụng thành thạo các chức năng sau khi được hướng dẫn</w:t>
      </w:r>
    </w:p>
    <w:p w14:paraId="408FBFEE" w14:textId="77777777" w:rsidR="00482889" w:rsidRPr="006C5D4D" w:rsidRDefault="00DE60BA">
      <w:pPr>
        <w:numPr>
          <w:ilvl w:val="0"/>
          <w:numId w:val="71"/>
        </w:numPr>
        <w:pBdr>
          <w:top w:val="nil"/>
          <w:left w:val="nil"/>
          <w:bottom w:val="nil"/>
          <w:right w:val="nil"/>
          <w:between w:val="nil"/>
        </w:pBdr>
        <w:spacing w:before="120" w:after="120" w:line="312" w:lineRule="auto"/>
        <w:ind w:left="1440"/>
        <w:rPr>
          <w:noProof/>
          <w:color w:val="000000"/>
        </w:rPr>
      </w:pPr>
      <w:r w:rsidRPr="006C5D4D">
        <w:rPr>
          <w:b/>
          <w:noProof/>
          <w:color w:val="000000"/>
          <w:sz w:val="26"/>
          <w:szCs w:val="26"/>
        </w:rPr>
        <w:t>Tính tương thích</w:t>
      </w:r>
      <w:r w:rsidRPr="006C5D4D">
        <w:rPr>
          <w:noProof/>
          <w:color w:val="000000"/>
          <w:sz w:val="26"/>
          <w:szCs w:val="26"/>
        </w:rPr>
        <w:t>: hệ thống hoạt động ổn định trên hầu hết các nền tảng web và phiên bản khác nhau</w:t>
      </w:r>
    </w:p>
    <w:p w14:paraId="65C2F1F0" w14:textId="77777777" w:rsidR="00482889" w:rsidRPr="006C5D4D" w:rsidRDefault="00DE60BA">
      <w:pPr>
        <w:numPr>
          <w:ilvl w:val="0"/>
          <w:numId w:val="71"/>
        </w:numPr>
        <w:pBdr>
          <w:top w:val="nil"/>
          <w:left w:val="nil"/>
          <w:bottom w:val="nil"/>
          <w:right w:val="nil"/>
          <w:between w:val="nil"/>
        </w:pBdr>
        <w:spacing w:before="120" w:after="120" w:line="312" w:lineRule="auto"/>
        <w:ind w:left="1440"/>
        <w:rPr>
          <w:noProof/>
          <w:color w:val="000000"/>
        </w:rPr>
      </w:pPr>
      <w:r w:rsidRPr="006C5D4D">
        <w:rPr>
          <w:b/>
          <w:noProof/>
          <w:color w:val="000000"/>
          <w:sz w:val="26"/>
          <w:szCs w:val="26"/>
        </w:rPr>
        <w:lastRenderedPageBreak/>
        <w:t>Tính bảo mật</w:t>
      </w:r>
      <w:r w:rsidRPr="006C5D4D">
        <w:rPr>
          <w:noProof/>
          <w:color w:val="000000"/>
          <w:sz w:val="26"/>
          <w:szCs w:val="26"/>
        </w:rPr>
        <w:t>: người dùng xác thực thông qua đăng nhập Google, thông tin người dùng và dữ liệu của hệ t</w:t>
      </w:r>
      <w:r w:rsidRPr="006C5D4D">
        <w:rPr>
          <w:noProof/>
          <w:color w:val="000000"/>
          <w:sz w:val="26"/>
          <w:szCs w:val="26"/>
        </w:rPr>
        <w:t>hống được đảm bảo về bảo mật và toàn vẹn dữ liệu, tránh rò rỉ gây mất thông tin </w:t>
      </w:r>
    </w:p>
    <w:p w14:paraId="02C87449" w14:textId="77777777" w:rsidR="00482889" w:rsidRPr="006C5D4D" w:rsidRDefault="00DE60BA">
      <w:pPr>
        <w:numPr>
          <w:ilvl w:val="0"/>
          <w:numId w:val="71"/>
        </w:numPr>
        <w:pBdr>
          <w:top w:val="nil"/>
          <w:left w:val="nil"/>
          <w:bottom w:val="nil"/>
          <w:right w:val="nil"/>
          <w:between w:val="nil"/>
        </w:pBdr>
        <w:spacing w:before="120" w:after="120" w:line="312" w:lineRule="auto"/>
        <w:ind w:left="1440"/>
        <w:rPr>
          <w:noProof/>
          <w:color w:val="000000"/>
        </w:rPr>
      </w:pPr>
      <w:r w:rsidRPr="006C5D4D">
        <w:rPr>
          <w:b/>
          <w:noProof/>
          <w:color w:val="000000"/>
          <w:sz w:val="26"/>
          <w:szCs w:val="26"/>
        </w:rPr>
        <w:t>Tính bảo trì</w:t>
      </w:r>
      <w:r w:rsidRPr="006C5D4D">
        <w:rPr>
          <w:noProof/>
          <w:color w:val="000000"/>
          <w:sz w:val="26"/>
          <w:szCs w:val="26"/>
        </w:rPr>
        <w:t>: đảm bảo việc dễ dàng trong việc sửa chữa và nâng cấp đáp ứng với các yêu cầu hoặc môi trường thay đổi</w:t>
      </w:r>
    </w:p>
    <w:p w14:paraId="5F21BDCE" w14:textId="77777777" w:rsidR="00482889" w:rsidRPr="006C5D4D" w:rsidRDefault="00DE60BA">
      <w:pPr>
        <w:numPr>
          <w:ilvl w:val="0"/>
          <w:numId w:val="71"/>
        </w:numPr>
        <w:pBdr>
          <w:top w:val="nil"/>
          <w:left w:val="nil"/>
          <w:bottom w:val="nil"/>
          <w:right w:val="nil"/>
          <w:between w:val="nil"/>
        </w:pBdr>
        <w:spacing w:before="120" w:after="120" w:line="312" w:lineRule="auto"/>
        <w:ind w:left="1440"/>
        <w:rPr>
          <w:noProof/>
          <w:color w:val="000000"/>
        </w:rPr>
      </w:pPr>
      <w:r w:rsidRPr="006C5D4D">
        <w:rPr>
          <w:b/>
          <w:noProof/>
          <w:color w:val="000000"/>
          <w:sz w:val="26"/>
          <w:szCs w:val="26"/>
        </w:rPr>
        <w:t>Tính mở rộng</w:t>
      </w:r>
      <w:r w:rsidRPr="006C5D4D">
        <w:rPr>
          <w:noProof/>
          <w:color w:val="000000"/>
          <w:sz w:val="26"/>
          <w:szCs w:val="26"/>
        </w:rPr>
        <w:t>: hệ thống có thể mở rộng thông qua việc bổ sun</w:t>
      </w:r>
      <w:r w:rsidRPr="006C5D4D">
        <w:rPr>
          <w:noProof/>
          <w:color w:val="000000"/>
          <w:sz w:val="26"/>
          <w:szCs w:val="26"/>
        </w:rPr>
        <w:t>g các tính năng mới hoặc cải thiện các chức năng hiện có mà vẫn đảm bảo không làm suy giảm các chức năng hiện có</w:t>
      </w:r>
    </w:p>
    <w:p w14:paraId="2C7B64E7" w14:textId="77777777" w:rsidR="00482889" w:rsidRPr="006C5D4D" w:rsidRDefault="00DE60BA">
      <w:pPr>
        <w:pStyle w:val="Heading2"/>
        <w:spacing w:before="120" w:after="120"/>
        <w:rPr>
          <w:noProof/>
          <w:sz w:val="26"/>
          <w:szCs w:val="26"/>
        </w:rPr>
      </w:pPr>
      <w:bookmarkStart w:id="50" w:name="_2p2csry" w:colFirst="0" w:colLast="0"/>
      <w:bookmarkEnd w:id="50"/>
      <w:r w:rsidRPr="006C5D4D">
        <w:rPr>
          <w:noProof/>
          <w:color w:val="000000"/>
          <w:sz w:val="26"/>
          <w:szCs w:val="26"/>
        </w:rPr>
        <w:t>3.3.</w:t>
      </w:r>
      <w:r w:rsidRPr="006C5D4D">
        <w:rPr>
          <w:noProof/>
          <w:color w:val="000000"/>
          <w:sz w:val="26"/>
          <w:szCs w:val="26"/>
        </w:rPr>
        <w:tab/>
        <w:t xml:space="preserve">Xây </w:t>
      </w:r>
      <w:r w:rsidRPr="006C5D4D">
        <w:rPr>
          <w:noProof/>
          <w:sz w:val="26"/>
          <w:szCs w:val="26"/>
        </w:rPr>
        <w:t>dựng</w:t>
      </w:r>
      <w:r w:rsidRPr="006C5D4D">
        <w:rPr>
          <w:noProof/>
          <w:color w:val="000000"/>
          <w:sz w:val="26"/>
          <w:szCs w:val="26"/>
        </w:rPr>
        <w:t xml:space="preserve"> biểu đồ sơ lược ca sử dụng</w:t>
      </w:r>
    </w:p>
    <w:p w14:paraId="14DAACF7" w14:textId="77777777" w:rsidR="00482889" w:rsidRPr="006C5D4D" w:rsidRDefault="00DE60BA">
      <w:pPr>
        <w:pStyle w:val="Heading3"/>
        <w:spacing w:before="120" w:after="120"/>
        <w:rPr>
          <w:noProof/>
          <w:color w:val="000000"/>
          <w:sz w:val="26"/>
          <w:szCs w:val="26"/>
        </w:rPr>
      </w:pPr>
      <w:bookmarkStart w:id="51" w:name="_147n2zr" w:colFirst="0" w:colLast="0"/>
      <w:bookmarkEnd w:id="51"/>
      <w:r w:rsidRPr="006C5D4D">
        <w:rPr>
          <w:noProof/>
          <w:color w:val="000000"/>
          <w:sz w:val="26"/>
          <w:szCs w:val="26"/>
        </w:rPr>
        <w:t>3.3.1.</w:t>
      </w:r>
      <w:r w:rsidRPr="006C5D4D">
        <w:rPr>
          <w:noProof/>
          <w:color w:val="000000"/>
          <w:sz w:val="26"/>
          <w:szCs w:val="26"/>
        </w:rPr>
        <w:tab/>
        <w:t>Xác định tác nhân và các ca sử dụng</w:t>
      </w:r>
    </w:p>
    <w:p w14:paraId="242A384E" w14:textId="77777777" w:rsidR="00482889" w:rsidRPr="006C5D4D" w:rsidRDefault="00482889">
      <w:pPr>
        <w:rPr>
          <w:noProof/>
        </w:rPr>
      </w:pPr>
    </w:p>
    <w:tbl>
      <w:tblPr>
        <w:tblStyle w:val="a0"/>
        <w:tblW w:w="9340" w:type="dxa"/>
        <w:tblLayout w:type="fixed"/>
        <w:tblLook w:val="0400" w:firstRow="0" w:lastRow="0" w:firstColumn="0" w:lastColumn="0" w:noHBand="0" w:noVBand="1"/>
      </w:tblPr>
      <w:tblGrid>
        <w:gridCol w:w="1858"/>
        <w:gridCol w:w="707"/>
        <w:gridCol w:w="707"/>
        <w:gridCol w:w="893"/>
        <w:gridCol w:w="854"/>
        <w:gridCol w:w="4321"/>
      </w:tblGrid>
      <w:tr w:rsidR="00482889" w:rsidRPr="006C5D4D" w14:paraId="5D3BBC23" w14:textId="77777777">
        <w:trPr>
          <w:trHeight w:val="315"/>
        </w:trPr>
        <w:tc>
          <w:tcPr>
            <w:tcW w:w="18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EC123"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Ca sử dụng</w:t>
            </w:r>
          </w:p>
        </w:tc>
        <w:tc>
          <w:tcPr>
            <w:tcW w:w="3161" w:type="dxa"/>
            <w:gridSpan w:val="4"/>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B04030D"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Tác nhân</w:t>
            </w:r>
          </w:p>
        </w:tc>
        <w:tc>
          <w:tcPr>
            <w:tcW w:w="4321" w:type="dxa"/>
            <w:vMerge w:val="restart"/>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3F5F16E"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Mô tả sơ bộ ca sử dụng</w:t>
            </w:r>
          </w:p>
        </w:tc>
      </w:tr>
      <w:tr w:rsidR="00482889" w:rsidRPr="006C5D4D" w14:paraId="6AC43EB7" w14:textId="77777777">
        <w:trPr>
          <w:trHeight w:val="315"/>
        </w:trPr>
        <w:tc>
          <w:tcPr>
            <w:tcW w:w="185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D66E0" w14:textId="77777777" w:rsidR="00482889" w:rsidRPr="006C5D4D" w:rsidRDefault="00482889">
            <w:pPr>
              <w:widowControl w:val="0"/>
              <w:pBdr>
                <w:top w:val="nil"/>
                <w:left w:val="nil"/>
                <w:bottom w:val="nil"/>
                <w:right w:val="nil"/>
                <w:between w:val="nil"/>
              </w:pBdr>
              <w:spacing w:after="0" w:line="276" w:lineRule="auto"/>
              <w:rPr>
                <w:noProof/>
                <w:color w:val="000000"/>
                <w:sz w:val="26"/>
                <w:szCs w:val="26"/>
              </w:rPr>
            </w:pP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2508940"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Admin</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6AE28FA"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Leader</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266D8A8"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Manager</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E929D10"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Develop</w:t>
            </w:r>
          </w:p>
        </w:tc>
        <w:tc>
          <w:tcPr>
            <w:tcW w:w="4321" w:type="dxa"/>
            <w:vMerge/>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9A06EB8" w14:textId="77777777" w:rsidR="00482889" w:rsidRPr="006C5D4D" w:rsidRDefault="00482889">
            <w:pPr>
              <w:widowControl w:val="0"/>
              <w:pBdr>
                <w:top w:val="nil"/>
                <w:left w:val="nil"/>
                <w:bottom w:val="nil"/>
                <w:right w:val="nil"/>
                <w:between w:val="nil"/>
              </w:pBdr>
              <w:spacing w:after="0" w:line="276" w:lineRule="auto"/>
              <w:rPr>
                <w:noProof/>
                <w:color w:val="000000"/>
                <w:sz w:val="26"/>
                <w:szCs w:val="26"/>
              </w:rPr>
            </w:pPr>
          </w:p>
        </w:tc>
      </w:tr>
      <w:tr w:rsidR="00482889" w:rsidRPr="006C5D4D" w14:paraId="57A1CB69" w14:textId="77777777">
        <w:trPr>
          <w:trHeight w:val="654"/>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6E354"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Đăng ký tài khoản</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E6BAFC1"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4427FB1"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6297773"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FD861ED"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B319159"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Đăng ký vào hệ thống qua Gmail được xác thực</w:t>
            </w:r>
          </w:p>
        </w:tc>
      </w:tr>
      <w:tr w:rsidR="00482889" w:rsidRPr="006C5D4D" w14:paraId="25411F72" w14:textId="77777777">
        <w:trPr>
          <w:trHeight w:val="585"/>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5714E"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Đăng nhập</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CD8A855"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EBEAD67"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40F313F"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5E0F5C8"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241E6D4"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Đăng nhập vào hệ thống qua tài khoản đã được đăng ký trước đó</w:t>
            </w:r>
          </w:p>
        </w:tc>
      </w:tr>
      <w:tr w:rsidR="00482889" w:rsidRPr="006C5D4D" w14:paraId="09AA8724" w14:textId="77777777">
        <w:trPr>
          <w:trHeight w:val="600"/>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01661"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Thay đổi thông tin người dùng</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7476965"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9A31F94" w14:textId="77777777" w:rsidR="00482889" w:rsidRPr="006C5D4D" w:rsidRDefault="00482889">
            <w:pPr>
              <w:rPr>
                <w:noProof/>
                <w:sz w:val="26"/>
                <w:szCs w:val="26"/>
              </w:rPr>
            </w:pP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1FF7371" w14:textId="77777777" w:rsidR="00482889" w:rsidRPr="006C5D4D" w:rsidRDefault="00482889">
            <w:pPr>
              <w:rPr>
                <w:noProof/>
                <w:sz w:val="26"/>
                <w:szCs w:val="26"/>
              </w:rPr>
            </w:pP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FFC8780" w14:textId="77777777" w:rsidR="00482889" w:rsidRPr="006C5D4D" w:rsidRDefault="00482889">
            <w:pPr>
              <w:rPr>
                <w:noProof/>
                <w:sz w:val="26"/>
                <w:szCs w:val="26"/>
              </w:rPr>
            </w:pP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5E6FDFD"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Chỉnh sửa thông tin của tài khoản</w:t>
            </w:r>
          </w:p>
        </w:tc>
      </w:tr>
      <w:tr w:rsidR="00482889" w:rsidRPr="006C5D4D" w14:paraId="46235920" w14:textId="77777777">
        <w:trPr>
          <w:trHeight w:val="585"/>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F1457"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Xoá người dùng</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38C4A83"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81355A3" w14:textId="77777777" w:rsidR="00482889" w:rsidRPr="006C5D4D" w:rsidRDefault="00482889">
            <w:pPr>
              <w:rPr>
                <w:noProof/>
                <w:sz w:val="26"/>
                <w:szCs w:val="26"/>
              </w:rPr>
            </w:pP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8C92416" w14:textId="77777777" w:rsidR="00482889" w:rsidRPr="006C5D4D" w:rsidRDefault="00482889">
            <w:pPr>
              <w:rPr>
                <w:noProof/>
                <w:sz w:val="26"/>
                <w:szCs w:val="26"/>
              </w:rPr>
            </w:pP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77A199D" w14:textId="77777777" w:rsidR="00482889" w:rsidRPr="006C5D4D" w:rsidRDefault="00482889">
            <w:pPr>
              <w:rPr>
                <w:noProof/>
                <w:sz w:val="26"/>
                <w:szCs w:val="26"/>
              </w:rPr>
            </w:pP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23569A9"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Xoá tài khoản của người dùng khỏi hệ thống</w:t>
            </w:r>
          </w:p>
        </w:tc>
      </w:tr>
      <w:tr w:rsidR="00482889" w:rsidRPr="006C5D4D" w14:paraId="34D8A0B8" w14:textId="77777777">
        <w:trPr>
          <w:trHeight w:val="1131"/>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F0D92"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Thêm mới người dùng</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35877ED"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3FD896E" w14:textId="77777777" w:rsidR="00482889" w:rsidRPr="006C5D4D" w:rsidRDefault="00482889">
            <w:pPr>
              <w:rPr>
                <w:noProof/>
                <w:sz w:val="26"/>
                <w:szCs w:val="26"/>
              </w:rPr>
            </w:pP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08DFBA2" w14:textId="77777777" w:rsidR="00482889" w:rsidRPr="006C5D4D" w:rsidRDefault="00482889">
            <w:pPr>
              <w:rPr>
                <w:noProof/>
                <w:sz w:val="26"/>
                <w:szCs w:val="26"/>
              </w:rPr>
            </w:pP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1FB31F1" w14:textId="77777777" w:rsidR="00482889" w:rsidRPr="006C5D4D" w:rsidRDefault="00482889">
            <w:pPr>
              <w:rPr>
                <w:noProof/>
                <w:sz w:val="26"/>
                <w:szCs w:val="26"/>
              </w:rPr>
            </w:pP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CB7DE50"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Thêm mới tài khoản đăng nhập bằng email/password. Tài khoản sau khi được admin thêm chỉ có thể mang quyền manager</w:t>
            </w:r>
          </w:p>
        </w:tc>
      </w:tr>
      <w:tr w:rsidR="00482889" w:rsidRPr="006C5D4D" w14:paraId="131A36A0" w14:textId="77777777">
        <w:trPr>
          <w:trHeight w:val="585"/>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A7DD8"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Xem danh sách báo cáo</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2DAC0DA"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D254EEC"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B51AADE"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714FF83"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B9AF79E"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Xem danh sách báo cáo đã tạo của mình trong hệ thống</w:t>
            </w:r>
          </w:p>
        </w:tc>
      </w:tr>
      <w:tr w:rsidR="00482889" w:rsidRPr="006C5D4D" w14:paraId="03CC6B12" w14:textId="77777777">
        <w:trPr>
          <w:trHeight w:val="585"/>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E63E0"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Thêm mới báo cáo</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03A7AB8"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E829F84"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42E470B"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E6864C2"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5EE58AA"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Thêm mới báo cáo công việc của mình lên hệ thống</w:t>
            </w:r>
          </w:p>
        </w:tc>
      </w:tr>
      <w:tr w:rsidR="00482889" w:rsidRPr="006C5D4D" w14:paraId="283E4BBD" w14:textId="77777777">
        <w:trPr>
          <w:trHeight w:val="585"/>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447F0"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lastRenderedPageBreak/>
              <w:t>Xoá báo cáo</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4B89714"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888D2C0"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409EC96" w14:textId="77777777" w:rsidR="00482889" w:rsidRPr="006C5D4D" w:rsidRDefault="00482889">
            <w:pPr>
              <w:rPr>
                <w:noProof/>
                <w:sz w:val="26"/>
                <w:szCs w:val="26"/>
              </w:rPr>
            </w:pP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BC6125A" w14:textId="77777777" w:rsidR="00482889" w:rsidRPr="006C5D4D" w:rsidRDefault="00482889">
            <w:pPr>
              <w:rPr>
                <w:noProof/>
                <w:sz w:val="26"/>
                <w:szCs w:val="26"/>
              </w:rPr>
            </w:pP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8BAFB10"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 xml:space="preserve">Cho phép xoá báo cáo công việc đã chỉ </w:t>
            </w:r>
            <w:r w:rsidRPr="006C5D4D">
              <w:rPr>
                <w:noProof/>
                <w:sz w:val="26"/>
                <w:szCs w:val="26"/>
              </w:rPr>
              <w:t>định</w:t>
            </w:r>
            <w:r w:rsidRPr="006C5D4D">
              <w:rPr>
                <w:noProof/>
                <w:color w:val="000000"/>
                <w:sz w:val="26"/>
                <w:szCs w:val="26"/>
              </w:rPr>
              <w:t xml:space="preserve"> cho người dùng khác</w:t>
            </w:r>
          </w:p>
        </w:tc>
      </w:tr>
      <w:tr w:rsidR="00482889" w:rsidRPr="006C5D4D" w14:paraId="3E59AF17" w14:textId="77777777">
        <w:trPr>
          <w:trHeight w:val="870"/>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C4A9A"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Sửa báo cáo</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BF6F7F3"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C92DE72"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96CABF5"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90DA940"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C22CE85"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Người tạo hoặc người được chỉ định làm sẽ có thể chỉnh sửa thông tin báo cáo của mình</w:t>
            </w:r>
          </w:p>
        </w:tc>
      </w:tr>
      <w:tr w:rsidR="00482889" w:rsidRPr="006C5D4D" w14:paraId="5EEF2762" w14:textId="77777777">
        <w:trPr>
          <w:trHeight w:val="870"/>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9ED8FB"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Đánh giá công việc</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5F6BD93"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5D36035"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91EA6C0" w14:textId="77777777" w:rsidR="00482889" w:rsidRPr="006C5D4D" w:rsidRDefault="00482889">
            <w:pPr>
              <w:rPr>
                <w:noProof/>
                <w:sz w:val="26"/>
                <w:szCs w:val="26"/>
              </w:rPr>
            </w:pP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7EFD0E3" w14:textId="77777777" w:rsidR="00482889" w:rsidRPr="006C5D4D" w:rsidRDefault="00482889">
            <w:pPr>
              <w:rPr>
                <w:noProof/>
                <w:sz w:val="26"/>
                <w:szCs w:val="26"/>
              </w:rPr>
            </w:pP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62D9D0F"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Đánh giá mức độ hoàn thành tiến độ công việc được báo cáo và phản hồi lại nếu có điều gì phát sinh</w:t>
            </w:r>
          </w:p>
        </w:tc>
      </w:tr>
      <w:tr w:rsidR="00482889" w:rsidRPr="006C5D4D" w14:paraId="5E5281FD" w14:textId="77777777">
        <w:trPr>
          <w:trHeight w:val="480"/>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6B9C3"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Export báo cáo</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DD13B8A"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EE604D6" w14:textId="77777777" w:rsidR="00482889" w:rsidRPr="006C5D4D" w:rsidRDefault="00482889">
            <w:pPr>
              <w:rPr>
                <w:noProof/>
                <w:sz w:val="26"/>
                <w:szCs w:val="26"/>
              </w:rPr>
            </w:pP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9544833" w14:textId="77777777" w:rsidR="00482889" w:rsidRPr="006C5D4D" w:rsidRDefault="00482889">
            <w:pPr>
              <w:rPr>
                <w:noProof/>
                <w:sz w:val="26"/>
                <w:szCs w:val="26"/>
              </w:rPr>
            </w:pP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162D127"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6FE8C20"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Xuất danh sách báo cáo ra file excel</w:t>
            </w:r>
          </w:p>
        </w:tc>
      </w:tr>
      <w:tr w:rsidR="00482889" w:rsidRPr="006C5D4D" w14:paraId="6808B800" w14:textId="77777777">
        <w:trPr>
          <w:trHeight w:val="585"/>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1A300"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Chỉ định báo cáo</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CE6F38B"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319EC59"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48CC570" w14:textId="77777777" w:rsidR="00482889" w:rsidRPr="006C5D4D" w:rsidRDefault="00482889">
            <w:pPr>
              <w:rPr>
                <w:noProof/>
                <w:sz w:val="26"/>
                <w:szCs w:val="26"/>
              </w:rPr>
            </w:pP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77F0884" w14:textId="77777777" w:rsidR="00482889" w:rsidRPr="006C5D4D" w:rsidRDefault="00482889">
            <w:pPr>
              <w:rPr>
                <w:noProof/>
                <w:sz w:val="26"/>
                <w:szCs w:val="26"/>
              </w:rPr>
            </w:pP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F76B4F3"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Chỉ định báo cáo cho thành viên khác trong hệ thống</w:t>
            </w:r>
          </w:p>
        </w:tc>
      </w:tr>
      <w:tr w:rsidR="00482889" w:rsidRPr="006C5D4D" w14:paraId="14882D4F" w14:textId="77777777">
        <w:trPr>
          <w:trHeight w:val="750"/>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7BD28"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Quản lý báo cáo của nhân viên</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F706340"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59C5F2C"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AFBFB6A" w14:textId="77777777" w:rsidR="00482889" w:rsidRPr="006C5D4D" w:rsidRDefault="00482889">
            <w:pPr>
              <w:rPr>
                <w:noProof/>
                <w:sz w:val="26"/>
                <w:szCs w:val="26"/>
              </w:rPr>
            </w:pP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FE908F1" w14:textId="77777777" w:rsidR="00482889" w:rsidRPr="006C5D4D" w:rsidRDefault="00482889">
            <w:pPr>
              <w:rPr>
                <w:noProof/>
                <w:sz w:val="26"/>
                <w:szCs w:val="26"/>
              </w:rPr>
            </w:pP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A08F413"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Thực hiện các tác vụ quản lý trong hệ thống báo cáo của người dùng khác</w:t>
            </w:r>
          </w:p>
        </w:tc>
      </w:tr>
      <w:tr w:rsidR="00482889" w:rsidRPr="006C5D4D" w14:paraId="440A4263" w14:textId="77777777">
        <w:trPr>
          <w:trHeight w:val="585"/>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EF036"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Xem danh sách đơn xin nghỉ</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4923084"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75C1D2F"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3D856C2"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D8543A4"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C80CB77"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Hiển thị danh sách đơn xin nghỉ theo loại tài khoản truy cập </w:t>
            </w:r>
          </w:p>
        </w:tc>
      </w:tr>
      <w:tr w:rsidR="00482889" w:rsidRPr="006C5D4D" w14:paraId="210FF4B7" w14:textId="77777777">
        <w:trPr>
          <w:trHeight w:val="585"/>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1A59B"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Tạo đơn xin nghỉ</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C5B1CC0"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E6ACBBD"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216F145"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532B538"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55ECDF5"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Gửi yêu cầu xin nghỉ lên hệ thống và tới gmail của Admin</w:t>
            </w:r>
          </w:p>
        </w:tc>
      </w:tr>
      <w:tr w:rsidR="00482889" w:rsidRPr="006C5D4D" w14:paraId="5EA6FF2D" w14:textId="77777777">
        <w:trPr>
          <w:trHeight w:val="585"/>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BD99B"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Sửa đơn xin nghỉ</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9481A4D"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E25D3B7"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C37E1DB"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6E0683F"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A0C22FD"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Thay đổi thông tin của của đơn xin nghỉ nếu có chỉnh sửa</w:t>
            </w:r>
          </w:p>
        </w:tc>
      </w:tr>
      <w:tr w:rsidR="00482889" w:rsidRPr="006C5D4D" w14:paraId="324ABDD4" w14:textId="77777777">
        <w:trPr>
          <w:trHeight w:val="585"/>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85530"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Phản hồi đơn xin nghỉ</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A08E53C"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24EFDA0" w14:textId="77777777" w:rsidR="00482889" w:rsidRPr="006C5D4D" w:rsidRDefault="00482889">
            <w:pPr>
              <w:rPr>
                <w:noProof/>
                <w:sz w:val="26"/>
                <w:szCs w:val="26"/>
              </w:rPr>
            </w:pP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B6499E6" w14:textId="77777777" w:rsidR="00482889" w:rsidRPr="006C5D4D" w:rsidRDefault="00482889">
            <w:pPr>
              <w:rPr>
                <w:noProof/>
                <w:sz w:val="26"/>
                <w:szCs w:val="26"/>
              </w:rPr>
            </w:pP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D70DDEE" w14:textId="77777777" w:rsidR="00482889" w:rsidRPr="006C5D4D" w:rsidRDefault="00482889">
            <w:pPr>
              <w:rPr>
                <w:noProof/>
                <w:sz w:val="26"/>
                <w:szCs w:val="26"/>
              </w:rPr>
            </w:pP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DFEC7FA"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Gửi phản hồi đơn xin nghỉ tới tất cả tài khoản trong hệ thống</w:t>
            </w:r>
          </w:p>
        </w:tc>
      </w:tr>
      <w:tr w:rsidR="00482889" w:rsidRPr="006C5D4D" w14:paraId="21DA8D19" w14:textId="77777777">
        <w:trPr>
          <w:trHeight w:val="870"/>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1392A"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Gửi mail xin nghỉ</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4DB0794"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1BE9468" w14:textId="77777777" w:rsidR="00482889" w:rsidRPr="006C5D4D" w:rsidRDefault="00482889">
            <w:pPr>
              <w:rPr>
                <w:noProof/>
                <w:sz w:val="26"/>
                <w:szCs w:val="26"/>
              </w:rPr>
            </w:pP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75012E1" w14:textId="77777777" w:rsidR="00482889" w:rsidRPr="006C5D4D" w:rsidRDefault="00482889">
            <w:pPr>
              <w:rPr>
                <w:noProof/>
                <w:sz w:val="26"/>
                <w:szCs w:val="26"/>
              </w:rPr>
            </w:pP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5F104F3" w14:textId="77777777" w:rsidR="00482889" w:rsidRPr="006C5D4D" w:rsidRDefault="00482889">
            <w:pPr>
              <w:rPr>
                <w:noProof/>
                <w:sz w:val="26"/>
                <w:szCs w:val="26"/>
              </w:rPr>
            </w:pP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A57B57E"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Gửi gmail khi người dùng tạo đơn xin nghỉ hoặc admin phản hồi đơn xin nghỉ của người dùng</w:t>
            </w:r>
          </w:p>
        </w:tc>
      </w:tr>
      <w:tr w:rsidR="00482889" w:rsidRPr="006C5D4D" w14:paraId="024F3430" w14:textId="77777777">
        <w:trPr>
          <w:trHeight w:val="870"/>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3C841"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Xem báo cáo từ Jira</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7064D18"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7C83F47"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8304B0D"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FBC1DC4" w14:textId="77777777" w:rsidR="00482889" w:rsidRPr="006C5D4D" w:rsidRDefault="00482889">
            <w:pPr>
              <w:rPr>
                <w:noProof/>
                <w:sz w:val="26"/>
                <w:szCs w:val="26"/>
              </w:rPr>
            </w:pP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ECEE5B6"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Hiển thị danh sách những báo cáo trong các dự án có quyền truy cập của tài khoản đăng nhập từ trang Jira software</w:t>
            </w:r>
          </w:p>
        </w:tc>
      </w:tr>
      <w:tr w:rsidR="00482889" w:rsidRPr="006C5D4D" w14:paraId="1A98A085" w14:textId="77777777">
        <w:trPr>
          <w:trHeight w:val="750"/>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1CA57"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Chỉ định báo cáo từ Jira về hệ thống</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B0C2839"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C700187"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FF76466"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0D3540E" w14:textId="77777777" w:rsidR="00482889" w:rsidRPr="006C5D4D" w:rsidRDefault="00482889">
            <w:pPr>
              <w:rPr>
                <w:noProof/>
                <w:sz w:val="26"/>
                <w:szCs w:val="26"/>
              </w:rPr>
            </w:pP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64C5CFF"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Lấy các báo cáo từ trang Jira software về hệ thống báo cáo cá nhân</w:t>
            </w:r>
          </w:p>
        </w:tc>
      </w:tr>
      <w:tr w:rsidR="00482889" w:rsidRPr="006C5D4D" w14:paraId="501E7418" w14:textId="77777777">
        <w:trPr>
          <w:trHeight w:val="585"/>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2C7C9"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lastRenderedPageBreak/>
              <w:t>Xem danh sách dự án</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EC75013"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F57ABA9"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1616C87" w14:textId="77777777" w:rsidR="00482889" w:rsidRPr="006C5D4D" w:rsidRDefault="00482889">
            <w:pPr>
              <w:rPr>
                <w:noProof/>
                <w:sz w:val="26"/>
                <w:szCs w:val="26"/>
              </w:rPr>
            </w:pP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18D53E0" w14:textId="77777777" w:rsidR="00482889" w:rsidRPr="006C5D4D" w:rsidRDefault="00482889">
            <w:pPr>
              <w:rPr>
                <w:noProof/>
                <w:sz w:val="26"/>
                <w:szCs w:val="26"/>
              </w:rPr>
            </w:pP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5D7BA99"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Xem danh sách thông tin các dự án có trong hệ thống</w:t>
            </w:r>
          </w:p>
        </w:tc>
      </w:tr>
      <w:tr w:rsidR="00482889" w:rsidRPr="006C5D4D" w14:paraId="1C1B99A7" w14:textId="77777777">
        <w:trPr>
          <w:trHeight w:val="480"/>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8A7DE"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Thêm mới dự án</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32CBFBF"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6C4E2E4" w14:textId="77777777" w:rsidR="00482889" w:rsidRPr="006C5D4D" w:rsidRDefault="00482889">
            <w:pPr>
              <w:rPr>
                <w:noProof/>
                <w:sz w:val="26"/>
                <w:szCs w:val="26"/>
              </w:rPr>
            </w:pP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A41433B" w14:textId="77777777" w:rsidR="00482889" w:rsidRPr="006C5D4D" w:rsidRDefault="00482889">
            <w:pPr>
              <w:rPr>
                <w:noProof/>
                <w:sz w:val="26"/>
                <w:szCs w:val="26"/>
              </w:rPr>
            </w:pP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4BD18C2" w14:textId="77777777" w:rsidR="00482889" w:rsidRPr="006C5D4D" w:rsidRDefault="00482889">
            <w:pPr>
              <w:rPr>
                <w:noProof/>
                <w:sz w:val="26"/>
                <w:szCs w:val="26"/>
              </w:rPr>
            </w:pP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56B9AB9"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Thêm mới dự án vào hệ thống</w:t>
            </w:r>
          </w:p>
        </w:tc>
      </w:tr>
      <w:tr w:rsidR="00482889" w:rsidRPr="006C5D4D" w14:paraId="3A178D3F" w14:textId="77777777">
        <w:trPr>
          <w:trHeight w:val="480"/>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26B77"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Sửa thông tin dự án</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E419F3B"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6865C99" w14:textId="77777777" w:rsidR="00482889" w:rsidRPr="006C5D4D" w:rsidRDefault="00482889">
            <w:pPr>
              <w:rPr>
                <w:noProof/>
                <w:sz w:val="26"/>
                <w:szCs w:val="26"/>
              </w:rPr>
            </w:pP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B9B1BF9" w14:textId="77777777" w:rsidR="00482889" w:rsidRPr="006C5D4D" w:rsidRDefault="00482889">
            <w:pPr>
              <w:rPr>
                <w:noProof/>
                <w:sz w:val="26"/>
                <w:szCs w:val="26"/>
              </w:rPr>
            </w:pP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88CD062" w14:textId="77777777" w:rsidR="00482889" w:rsidRPr="006C5D4D" w:rsidRDefault="00482889">
            <w:pPr>
              <w:rPr>
                <w:noProof/>
                <w:sz w:val="26"/>
                <w:szCs w:val="26"/>
              </w:rPr>
            </w:pP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D2330E5"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Chỉnh sửa thông tin của dự án</w:t>
            </w:r>
          </w:p>
        </w:tc>
      </w:tr>
      <w:tr w:rsidR="00482889" w:rsidRPr="006C5D4D" w14:paraId="3F78D2F4" w14:textId="77777777">
        <w:trPr>
          <w:trHeight w:val="585"/>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26B60"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Khoá/kích hoạt dự án</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02E1245"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27FDD73"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E5F4C55" w14:textId="77777777" w:rsidR="00482889" w:rsidRPr="006C5D4D" w:rsidRDefault="00482889">
            <w:pPr>
              <w:rPr>
                <w:noProof/>
                <w:sz w:val="26"/>
                <w:szCs w:val="26"/>
              </w:rPr>
            </w:pP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90044A0" w14:textId="77777777" w:rsidR="00482889" w:rsidRPr="006C5D4D" w:rsidRDefault="00482889">
            <w:pPr>
              <w:rPr>
                <w:noProof/>
                <w:sz w:val="26"/>
                <w:szCs w:val="26"/>
              </w:rPr>
            </w:pP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A558FC1"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Khoá khi dự án đã đóng trong thực tế hoặc mở lại khi có chỉnh sửa</w:t>
            </w:r>
          </w:p>
        </w:tc>
      </w:tr>
      <w:tr w:rsidR="00482889" w:rsidRPr="006C5D4D" w14:paraId="125669EC" w14:textId="77777777">
        <w:trPr>
          <w:trHeight w:val="585"/>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1AD97"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Xem thống kê báo cáo</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7AD3042"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A210282"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F6A0758" w14:textId="77777777" w:rsidR="00482889" w:rsidRPr="006C5D4D" w:rsidRDefault="00482889">
            <w:pPr>
              <w:rPr>
                <w:noProof/>
                <w:sz w:val="26"/>
                <w:szCs w:val="26"/>
              </w:rPr>
            </w:pP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1A8BE2C"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194538E"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Xem thống kê tổng quát các báo cáo của người dùng trong hệ thống</w:t>
            </w:r>
          </w:p>
        </w:tc>
      </w:tr>
      <w:tr w:rsidR="00482889" w:rsidRPr="006C5D4D" w14:paraId="373CB1FA" w14:textId="77777777">
        <w:trPr>
          <w:trHeight w:val="675"/>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A3577"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Xem lịch họp</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651C896"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A88D85E"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EE158A0"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611E119"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6F52FEE"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Hiển thị lịch họp được cập nhật theo google calendar</w:t>
            </w:r>
          </w:p>
        </w:tc>
      </w:tr>
      <w:tr w:rsidR="00482889" w:rsidRPr="006C5D4D" w14:paraId="6CFA9280" w14:textId="77777777">
        <w:trPr>
          <w:trHeight w:val="933"/>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88AE"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Quản lý file drive</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D7C5247"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707"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56D4A2F"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9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CC39F21"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7BC755B" w14:textId="77777777" w:rsidR="00482889" w:rsidRPr="006C5D4D" w:rsidRDefault="00DE60BA">
            <w:pPr>
              <w:pBdr>
                <w:top w:val="nil"/>
                <w:left w:val="nil"/>
                <w:bottom w:val="nil"/>
                <w:right w:val="nil"/>
                <w:between w:val="nil"/>
              </w:pBdr>
              <w:spacing w:after="0" w:line="240" w:lineRule="auto"/>
              <w:jc w:val="center"/>
              <w:rPr>
                <w:noProof/>
                <w:color w:val="000000"/>
                <w:sz w:val="26"/>
                <w:szCs w:val="26"/>
              </w:rPr>
            </w:pPr>
            <w:r w:rsidRPr="006C5D4D">
              <w:rPr>
                <w:noProof/>
                <w:color w:val="000000"/>
                <w:sz w:val="26"/>
                <w:szCs w:val="26"/>
              </w:rPr>
              <w:t>v</w:t>
            </w:r>
          </w:p>
        </w:tc>
        <w:tc>
          <w:tcPr>
            <w:tcW w:w="4321"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3EED8A9" w14:textId="77777777" w:rsidR="00482889" w:rsidRPr="006C5D4D" w:rsidRDefault="00DE60BA">
            <w:pPr>
              <w:pBdr>
                <w:top w:val="nil"/>
                <w:left w:val="nil"/>
                <w:bottom w:val="nil"/>
                <w:right w:val="nil"/>
                <w:between w:val="nil"/>
              </w:pBdr>
              <w:spacing w:after="0" w:line="240" w:lineRule="auto"/>
              <w:rPr>
                <w:noProof/>
                <w:color w:val="000000"/>
                <w:sz w:val="26"/>
                <w:szCs w:val="26"/>
              </w:rPr>
            </w:pPr>
            <w:r w:rsidRPr="006C5D4D">
              <w:rPr>
                <w:noProof/>
                <w:color w:val="000000"/>
                <w:sz w:val="26"/>
                <w:szCs w:val="26"/>
              </w:rPr>
              <w:t>Người dùng có thể tương tác với các file dữ liệu cũng như file đính kèm theo báo cáo thông qua google drive</w:t>
            </w:r>
          </w:p>
        </w:tc>
      </w:tr>
    </w:tbl>
    <w:p w14:paraId="63D320CC"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52" w:name="_3o7alnk" w:colFirst="0" w:colLast="0"/>
      <w:bookmarkEnd w:id="52"/>
      <w:r w:rsidRPr="006C5D4D">
        <w:rPr>
          <w:i/>
          <w:noProof/>
          <w:color w:val="000000"/>
          <w:sz w:val="22"/>
          <w:szCs w:val="22"/>
        </w:rPr>
        <w:t>Bảng 3.1 Bảng chức tác nhân và ca sử dụng</w:t>
      </w:r>
    </w:p>
    <w:p w14:paraId="359E2C52" w14:textId="77777777" w:rsidR="00482889" w:rsidRPr="006C5D4D" w:rsidRDefault="00DE60BA">
      <w:pPr>
        <w:pStyle w:val="Heading3"/>
        <w:rPr>
          <w:noProof/>
          <w:sz w:val="26"/>
          <w:szCs w:val="26"/>
        </w:rPr>
      </w:pPr>
      <w:bookmarkStart w:id="53" w:name="_23ckvvd" w:colFirst="0" w:colLast="0"/>
      <w:bookmarkEnd w:id="53"/>
      <w:r w:rsidRPr="006C5D4D">
        <w:rPr>
          <w:noProof/>
          <w:color w:val="000000"/>
          <w:sz w:val="26"/>
          <w:szCs w:val="26"/>
        </w:rPr>
        <w:t>3.3.2. Biểu đồ ca sử dụng</w:t>
      </w:r>
    </w:p>
    <w:p w14:paraId="10170315"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Hệ thống có bốn tác nhân Admin, leader, develop và manager và dưới đây là biểu đồ ca sử dụng tương ứng với từng tác nhân.</w:t>
      </w:r>
    </w:p>
    <w:p w14:paraId="5DDE066F" w14:textId="77777777" w:rsidR="00482889" w:rsidRPr="006C5D4D" w:rsidRDefault="00482889">
      <w:pPr>
        <w:pBdr>
          <w:top w:val="nil"/>
          <w:left w:val="nil"/>
          <w:bottom w:val="nil"/>
          <w:right w:val="nil"/>
          <w:between w:val="nil"/>
        </w:pBdr>
        <w:spacing w:before="120" w:after="120" w:line="312" w:lineRule="auto"/>
        <w:ind w:firstLine="567"/>
        <w:jc w:val="both"/>
        <w:rPr>
          <w:noProof/>
          <w:color w:val="000000"/>
          <w:sz w:val="26"/>
          <w:szCs w:val="26"/>
        </w:rPr>
      </w:pPr>
    </w:p>
    <w:p w14:paraId="29A9A6F1" w14:textId="77777777" w:rsidR="00482889" w:rsidRPr="006C5D4D" w:rsidRDefault="00482889">
      <w:pPr>
        <w:pBdr>
          <w:top w:val="nil"/>
          <w:left w:val="nil"/>
          <w:bottom w:val="nil"/>
          <w:right w:val="nil"/>
          <w:between w:val="nil"/>
        </w:pBdr>
        <w:spacing w:before="120" w:after="120" w:line="312" w:lineRule="auto"/>
        <w:ind w:firstLine="567"/>
        <w:jc w:val="both"/>
        <w:rPr>
          <w:noProof/>
          <w:color w:val="000000"/>
          <w:sz w:val="26"/>
          <w:szCs w:val="26"/>
        </w:rPr>
      </w:pPr>
    </w:p>
    <w:p w14:paraId="6C76447D" w14:textId="77777777" w:rsidR="00482889" w:rsidRPr="006C5D4D" w:rsidRDefault="00482889">
      <w:pPr>
        <w:pBdr>
          <w:top w:val="nil"/>
          <w:left w:val="nil"/>
          <w:bottom w:val="nil"/>
          <w:right w:val="nil"/>
          <w:between w:val="nil"/>
        </w:pBdr>
        <w:spacing w:before="120" w:after="120" w:line="312" w:lineRule="auto"/>
        <w:ind w:firstLine="567"/>
        <w:jc w:val="both"/>
        <w:rPr>
          <w:noProof/>
          <w:color w:val="000000"/>
          <w:sz w:val="26"/>
          <w:szCs w:val="26"/>
        </w:rPr>
      </w:pPr>
    </w:p>
    <w:p w14:paraId="102E608E" w14:textId="77777777" w:rsidR="00482889" w:rsidRPr="006C5D4D" w:rsidRDefault="00482889">
      <w:pPr>
        <w:pBdr>
          <w:top w:val="nil"/>
          <w:left w:val="nil"/>
          <w:bottom w:val="nil"/>
          <w:right w:val="nil"/>
          <w:between w:val="nil"/>
        </w:pBdr>
        <w:spacing w:before="120" w:after="120" w:line="312" w:lineRule="auto"/>
        <w:ind w:firstLine="567"/>
        <w:jc w:val="both"/>
        <w:rPr>
          <w:noProof/>
          <w:color w:val="000000"/>
          <w:sz w:val="26"/>
          <w:szCs w:val="26"/>
        </w:rPr>
      </w:pPr>
    </w:p>
    <w:p w14:paraId="5E3AE5DA" w14:textId="77777777" w:rsidR="00482889" w:rsidRPr="006C5D4D" w:rsidRDefault="00482889">
      <w:pPr>
        <w:pBdr>
          <w:top w:val="nil"/>
          <w:left w:val="nil"/>
          <w:bottom w:val="nil"/>
          <w:right w:val="nil"/>
          <w:between w:val="nil"/>
        </w:pBdr>
        <w:spacing w:before="120" w:after="120" w:line="312" w:lineRule="auto"/>
        <w:ind w:firstLine="567"/>
        <w:jc w:val="both"/>
        <w:rPr>
          <w:noProof/>
          <w:color w:val="000000"/>
          <w:sz w:val="26"/>
          <w:szCs w:val="26"/>
        </w:rPr>
      </w:pPr>
    </w:p>
    <w:p w14:paraId="1490B3DD" w14:textId="77777777" w:rsidR="00482889" w:rsidRPr="006C5D4D" w:rsidRDefault="00482889">
      <w:pPr>
        <w:pBdr>
          <w:top w:val="nil"/>
          <w:left w:val="nil"/>
          <w:bottom w:val="nil"/>
          <w:right w:val="nil"/>
          <w:between w:val="nil"/>
        </w:pBdr>
        <w:spacing w:before="120" w:after="120" w:line="312" w:lineRule="auto"/>
        <w:ind w:firstLine="567"/>
        <w:jc w:val="both"/>
        <w:rPr>
          <w:noProof/>
          <w:color w:val="000000"/>
          <w:sz w:val="26"/>
          <w:szCs w:val="26"/>
        </w:rPr>
      </w:pPr>
    </w:p>
    <w:p w14:paraId="0E50ECB2" w14:textId="77777777" w:rsidR="00482889" w:rsidRPr="006C5D4D" w:rsidRDefault="00482889">
      <w:pPr>
        <w:pBdr>
          <w:top w:val="nil"/>
          <w:left w:val="nil"/>
          <w:bottom w:val="nil"/>
          <w:right w:val="nil"/>
          <w:between w:val="nil"/>
        </w:pBdr>
        <w:spacing w:before="120" w:after="120" w:line="312" w:lineRule="auto"/>
        <w:ind w:firstLine="567"/>
        <w:jc w:val="both"/>
        <w:rPr>
          <w:noProof/>
          <w:color w:val="000000"/>
          <w:sz w:val="26"/>
          <w:szCs w:val="26"/>
        </w:rPr>
      </w:pPr>
    </w:p>
    <w:p w14:paraId="5195201C" w14:textId="77777777" w:rsidR="00482889" w:rsidRPr="006C5D4D" w:rsidRDefault="00482889">
      <w:pPr>
        <w:pBdr>
          <w:top w:val="nil"/>
          <w:left w:val="nil"/>
          <w:bottom w:val="nil"/>
          <w:right w:val="nil"/>
          <w:between w:val="nil"/>
        </w:pBdr>
        <w:spacing w:before="120" w:after="120" w:line="312" w:lineRule="auto"/>
        <w:ind w:firstLine="567"/>
        <w:jc w:val="both"/>
        <w:rPr>
          <w:noProof/>
          <w:color w:val="000000"/>
          <w:sz w:val="26"/>
          <w:szCs w:val="26"/>
        </w:rPr>
      </w:pPr>
    </w:p>
    <w:p w14:paraId="60FDBBE5" w14:textId="77777777" w:rsidR="00482889" w:rsidRPr="006C5D4D" w:rsidRDefault="00482889">
      <w:pPr>
        <w:pBdr>
          <w:top w:val="nil"/>
          <w:left w:val="nil"/>
          <w:bottom w:val="nil"/>
          <w:right w:val="nil"/>
          <w:between w:val="nil"/>
        </w:pBdr>
        <w:spacing w:before="120" w:after="120" w:line="312" w:lineRule="auto"/>
        <w:ind w:firstLine="567"/>
        <w:jc w:val="both"/>
        <w:rPr>
          <w:noProof/>
          <w:color w:val="000000"/>
          <w:sz w:val="26"/>
          <w:szCs w:val="26"/>
        </w:rPr>
      </w:pPr>
    </w:p>
    <w:p w14:paraId="011E2559" w14:textId="77777777" w:rsidR="00482889" w:rsidRPr="006C5D4D" w:rsidRDefault="00482889">
      <w:pPr>
        <w:pBdr>
          <w:top w:val="nil"/>
          <w:left w:val="nil"/>
          <w:bottom w:val="nil"/>
          <w:right w:val="nil"/>
          <w:between w:val="nil"/>
        </w:pBdr>
        <w:spacing w:before="120" w:after="120" w:line="312" w:lineRule="auto"/>
        <w:ind w:firstLine="567"/>
        <w:jc w:val="both"/>
        <w:rPr>
          <w:noProof/>
          <w:color w:val="000000"/>
          <w:sz w:val="26"/>
          <w:szCs w:val="26"/>
        </w:rPr>
      </w:pPr>
    </w:p>
    <w:p w14:paraId="7C8B830C" w14:textId="77777777" w:rsidR="00482889" w:rsidRPr="006C5D4D" w:rsidRDefault="00DE60BA">
      <w:pPr>
        <w:pBdr>
          <w:top w:val="nil"/>
          <w:left w:val="nil"/>
          <w:bottom w:val="nil"/>
          <w:right w:val="nil"/>
          <w:between w:val="nil"/>
        </w:pBdr>
        <w:spacing w:line="240" w:lineRule="auto"/>
        <w:ind w:left="720"/>
        <w:rPr>
          <w:noProof/>
          <w:color w:val="000000"/>
          <w:sz w:val="26"/>
          <w:szCs w:val="26"/>
        </w:rPr>
      </w:pPr>
      <w:r w:rsidRPr="006C5D4D">
        <w:rPr>
          <w:b/>
          <w:i/>
          <w:noProof/>
          <w:color w:val="000000"/>
          <w:sz w:val="26"/>
          <w:szCs w:val="26"/>
        </w:rPr>
        <w:lastRenderedPageBreak/>
        <w:t>Ca sử dụng của Develop</w:t>
      </w:r>
    </w:p>
    <w:p w14:paraId="0F2F5AA6" w14:textId="77777777" w:rsidR="00482889" w:rsidRPr="006C5D4D" w:rsidRDefault="00DE60BA">
      <w:pPr>
        <w:keepNext/>
        <w:pBdr>
          <w:top w:val="nil"/>
          <w:left w:val="nil"/>
          <w:bottom w:val="nil"/>
          <w:right w:val="nil"/>
          <w:between w:val="nil"/>
        </w:pBdr>
        <w:spacing w:line="240" w:lineRule="auto"/>
        <w:ind w:left="720"/>
        <w:rPr>
          <w:noProof/>
        </w:rPr>
      </w:pPr>
      <w:r w:rsidRPr="006C5D4D">
        <w:rPr>
          <w:noProof/>
          <w:color w:val="000000"/>
          <w:sz w:val="26"/>
          <w:szCs w:val="26"/>
        </w:rPr>
        <w:drawing>
          <wp:inline distT="0" distB="0" distL="0" distR="0" wp14:anchorId="64141F35" wp14:editId="72FE19A1">
            <wp:extent cx="5935980" cy="6576060"/>
            <wp:effectExtent l="0" t="0" r="0" b="0"/>
            <wp:docPr id="20" name="image12.png" descr="https://lh4.googleusercontent.com/ZnLIOa-L7Wi0ApQstyQhV0IXIuRe6m--RwcLHcntOv-AnyXEbW6fUnVCjDprff3gyUWCNWShFuv2g8ynCb3JjXstwVJXVLdlqQl2We3Lsp6vqOouWEPGVJIAOxlfTiuDoutjdxGUeM7S9lm8qw"/>
            <wp:cNvGraphicFramePr/>
            <a:graphic xmlns:a="http://schemas.openxmlformats.org/drawingml/2006/main">
              <a:graphicData uri="http://schemas.openxmlformats.org/drawingml/2006/picture">
                <pic:pic xmlns:pic="http://schemas.openxmlformats.org/drawingml/2006/picture">
                  <pic:nvPicPr>
                    <pic:cNvPr id="0" name="image12.png" descr="https://lh4.googleusercontent.com/ZnLIOa-L7Wi0ApQstyQhV0IXIuRe6m--RwcLHcntOv-AnyXEbW6fUnVCjDprff3gyUWCNWShFuv2g8ynCb3JjXstwVJXVLdlqQl2We3Lsp6vqOouWEPGVJIAOxlfTiuDoutjdxGUeM7S9lm8qw"/>
                    <pic:cNvPicPr preferRelativeResize="0"/>
                  </pic:nvPicPr>
                  <pic:blipFill>
                    <a:blip r:embed="rId28"/>
                    <a:srcRect/>
                    <a:stretch>
                      <a:fillRect/>
                    </a:stretch>
                  </pic:blipFill>
                  <pic:spPr>
                    <a:xfrm>
                      <a:off x="0" y="0"/>
                      <a:ext cx="5935980" cy="6576060"/>
                    </a:xfrm>
                    <a:prstGeom prst="rect">
                      <a:avLst/>
                    </a:prstGeom>
                    <a:ln/>
                  </pic:spPr>
                </pic:pic>
              </a:graphicData>
            </a:graphic>
          </wp:inline>
        </w:drawing>
      </w:r>
    </w:p>
    <w:p w14:paraId="26B557EA"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54" w:name="_ihv636" w:colFirst="0" w:colLast="0"/>
      <w:bookmarkEnd w:id="54"/>
      <w:r w:rsidRPr="006C5D4D">
        <w:rPr>
          <w:i/>
          <w:noProof/>
          <w:color w:val="000000"/>
          <w:sz w:val="22"/>
          <w:szCs w:val="22"/>
        </w:rPr>
        <w:t>Hình 3.1</w:t>
      </w:r>
      <w:r w:rsidRPr="006C5D4D">
        <w:rPr>
          <w:noProof/>
          <w:color w:val="000000"/>
          <w:sz w:val="22"/>
          <w:szCs w:val="22"/>
        </w:rPr>
        <w:t xml:space="preserve"> Biểu đồ ca sử dụng “Develop”</w:t>
      </w:r>
    </w:p>
    <w:p w14:paraId="15FA7C09" w14:textId="77777777" w:rsidR="00482889" w:rsidRPr="006C5D4D" w:rsidRDefault="00482889">
      <w:pPr>
        <w:spacing w:after="240"/>
        <w:jc w:val="center"/>
        <w:rPr>
          <w:i/>
          <w:noProof/>
          <w:sz w:val="26"/>
          <w:szCs w:val="26"/>
        </w:rPr>
      </w:pPr>
    </w:p>
    <w:p w14:paraId="45751872" w14:textId="77777777" w:rsidR="00482889" w:rsidRPr="006C5D4D" w:rsidRDefault="00482889">
      <w:pPr>
        <w:spacing w:after="240"/>
        <w:jc w:val="center"/>
        <w:rPr>
          <w:i/>
          <w:noProof/>
          <w:sz w:val="26"/>
          <w:szCs w:val="26"/>
        </w:rPr>
      </w:pPr>
    </w:p>
    <w:p w14:paraId="3837A994" w14:textId="77777777" w:rsidR="00482889" w:rsidRPr="006C5D4D" w:rsidRDefault="00482889">
      <w:pPr>
        <w:spacing w:after="240"/>
        <w:jc w:val="center"/>
        <w:rPr>
          <w:i/>
          <w:noProof/>
          <w:sz w:val="26"/>
          <w:szCs w:val="26"/>
        </w:rPr>
      </w:pPr>
    </w:p>
    <w:p w14:paraId="4A715647" w14:textId="77777777" w:rsidR="00482889" w:rsidRPr="006C5D4D" w:rsidRDefault="00DE60BA">
      <w:pPr>
        <w:pBdr>
          <w:top w:val="nil"/>
          <w:left w:val="nil"/>
          <w:bottom w:val="nil"/>
          <w:right w:val="nil"/>
          <w:between w:val="nil"/>
        </w:pBdr>
        <w:spacing w:line="240" w:lineRule="auto"/>
        <w:ind w:left="720"/>
        <w:rPr>
          <w:noProof/>
          <w:color w:val="000000"/>
          <w:sz w:val="26"/>
          <w:szCs w:val="26"/>
        </w:rPr>
      </w:pPr>
      <w:r w:rsidRPr="006C5D4D">
        <w:rPr>
          <w:b/>
          <w:i/>
          <w:noProof/>
          <w:color w:val="000000"/>
          <w:sz w:val="26"/>
          <w:szCs w:val="26"/>
        </w:rPr>
        <w:lastRenderedPageBreak/>
        <w:t>Ca sử dụng của Admin</w:t>
      </w:r>
    </w:p>
    <w:p w14:paraId="7907AE84" w14:textId="77777777" w:rsidR="00482889" w:rsidRPr="006C5D4D" w:rsidRDefault="00DE60BA">
      <w:pPr>
        <w:keepNext/>
        <w:pBdr>
          <w:top w:val="nil"/>
          <w:left w:val="nil"/>
          <w:bottom w:val="nil"/>
          <w:right w:val="nil"/>
          <w:between w:val="nil"/>
        </w:pBdr>
        <w:spacing w:line="240" w:lineRule="auto"/>
        <w:ind w:left="720"/>
        <w:rPr>
          <w:noProof/>
        </w:rPr>
      </w:pPr>
      <w:r w:rsidRPr="006C5D4D">
        <w:rPr>
          <w:noProof/>
          <w:color w:val="000000"/>
          <w:sz w:val="26"/>
          <w:szCs w:val="26"/>
        </w:rPr>
        <w:drawing>
          <wp:inline distT="0" distB="0" distL="0" distR="0" wp14:anchorId="192A2C7A" wp14:editId="01F908E2">
            <wp:extent cx="5943600" cy="7117080"/>
            <wp:effectExtent l="0" t="0" r="0" b="0"/>
            <wp:docPr id="19" name="image13.png" descr="https://lh3.googleusercontent.com/MoDazC7HzprPFAg8k91Ba8X_t7CVjLRXpgXpp7hQ0WBY7X528EtUCo6INXqLLilPeC6M9vyZit4OkynuJmQrHshVkmxkJ-VaMVHOUFpBNIvPPuiBCcRHZWaW-wuQ9OeCgEmddsHr2eGDXDlzJg"/>
            <wp:cNvGraphicFramePr/>
            <a:graphic xmlns:a="http://schemas.openxmlformats.org/drawingml/2006/main">
              <a:graphicData uri="http://schemas.openxmlformats.org/drawingml/2006/picture">
                <pic:pic xmlns:pic="http://schemas.openxmlformats.org/drawingml/2006/picture">
                  <pic:nvPicPr>
                    <pic:cNvPr id="0" name="image13.png" descr="https://lh3.googleusercontent.com/MoDazC7HzprPFAg8k91Ba8X_t7CVjLRXpgXpp7hQ0WBY7X528EtUCo6INXqLLilPeC6M9vyZit4OkynuJmQrHshVkmxkJ-VaMVHOUFpBNIvPPuiBCcRHZWaW-wuQ9OeCgEmddsHr2eGDXDlzJg"/>
                    <pic:cNvPicPr preferRelativeResize="0"/>
                  </pic:nvPicPr>
                  <pic:blipFill>
                    <a:blip r:embed="rId29"/>
                    <a:srcRect/>
                    <a:stretch>
                      <a:fillRect/>
                    </a:stretch>
                  </pic:blipFill>
                  <pic:spPr>
                    <a:xfrm>
                      <a:off x="0" y="0"/>
                      <a:ext cx="5943600" cy="7117080"/>
                    </a:xfrm>
                    <a:prstGeom prst="rect">
                      <a:avLst/>
                    </a:prstGeom>
                    <a:ln/>
                  </pic:spPr>
                </pic:pic>
              </a:graphicData>
            </a:graphic>
          </wp:inline>
        </w:drawing>
      </w:r>
    </w:p>
    <w:p w14:paraId="36BEFE28"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55" w:name="_32hioqz" w:colFirst="0" w:colLast="0"/>
      <w:bookmarkEnd w:id="55"/>
      <w:r w:rsidRPr="006C5D4D">
        <w:rPr>
          <w:i/>
          <w:noProof/>
          <w:color w:val="000000"/>
          <w:sz w:val="22"/>
          <w:szCs w:val="22"/>
        </w:rPr>
        <w:t>Hình 3.2</w:t>
      </w:r>
      <w:r w:rsidRPr="006C5D4D">
        <w:rPr>
          <w:noProof/>
          <w:color w:val="000000"/>
          <w:sz w:val="22"/>
          <w:szCs w:val="22"/>
        </w:rPr>
        <w:t xml:space="preserve"> Biểu đồ ca sử dụng “Admin”</w:t>
      </w:r>
    </w:p>
    <w:p w14:paraId="58291647" w14:textId="77777777" w:rsidR="00482889" w:rsidRPr="006C5D4D" w:rsidRDefault="00DE60BA">
      <w:pPr>
        <w:pBdr>
          <w:top w:val="nil"/>
          <w:left w:val="nil"/>
          <w:bottom w:val="nil"/>
          <w:right w:val="nil"/>
          <w:between w:val="nil"/>
        </w:pBdr>
        <w:spacing w:line="240" w:lineRule="auto"/>
        <w:ind w:left="720"/>
        <w:rPr>
          <w:noProof/>
          <w:color w:val="000000"/>
          <w:sz w:val="26"/>
          <w:szCs w:val="26"/>
        </w:rPr>
      </w:pPr>
      <w:r w:rsidRPr="006C5D4D">
        <w:rPr>
          <w:b/>
          <w:i/>
          <w:noProof/>
          <w:color w:val="000000"/>
          <w:sz w:val="26"/>
          <w:szCs w:val="26"/>
        </w:rPr>
        <w:t>Ca sử dụng của Leader</w:t>
      </w:r>
    </w:p>
    <w:p w14:paraId="3B488227" w14:textId="77777777" w:rsidR="00482889" w:rsidRPr="006C5D4D" w:rsidRDefault="00DE60BA">
      <w:pPr>
        <w:keepNext/>
        <w:pBdr>
          <w:top w:val="nil"/>
          <w:left w:val="nil"/>
          <w:bottom w:val="nil"/>
          <w:right w:val="nil"/>
          <w:between w:val="nil"/>
        </w:pBdr>
        <w:spacing w:line="240" w:lineRule="auto"/>
        <w:ind w:left="720"/>
        <w:rPr>
          <w:noProof/>
        </w:rPr>
      </w:pPr>
      <w:r w:rsidRPr="006C5D4D">
        <w:rPr>
          <w:noProof/>
          <w:color w:val="000000"/>
          <w:sz w:val="26"/>
          <w:szCs w:val="26"/>
        </w:rPr>
        <w:lastRenderedPageBreak/>
        <w:drawing>
          <wp:inline distT="0" distB="0" distL="0" distR="0" wp14:anchorId="49D6814B" wp14:editId="452B071F">
            <wp:extent cx="5943600" cy="6690360"/>
            <wp:effectExtent l="0" t="0" r="0" b="0"/>
            <wp:docPr id="22" name="image19.png" descr="https://lh4.googleusercontent.com/Y2Rn7GkJeea9Yr23ar5sp2x_pOV3LJYy3RqMqWkJD_4z1ufxt3dscuCYDQcUORT6jkk0pn5bhW3cLyTfxWlWLf-VnjanNsFmGlsGxHa-srt7DjcCqYyOkViike0WclVExt7fFGB-Cahx-wr58w"/>
            <wp:cNvGraphicFramePr/>
            <a:graphic xmlns:a="http://schemas.openxmlformats.org/drawingml/2006/main">
              <a:graphicData uri="http://schemas.openxmlformats.org/drawingml/2006/picture">
                <pic:pic xmlns:pic="http://schemas.openxmlformats.org/drawingml/2006/picture">
                  <pic:nvPicPr>
                    <pic:cNvPr id="0" name="image19.png" descr="https://lh4.googleusercontent.com/Y2Rn7GkJeea9Yr23ar5sp2x_pOV3LJYy3RqMqWkJD_4z1ufxt3dscuCYDQcUORT6jkk0pn5bhW3cLyTfxWlWLf-VnjanNsFmGlsGxHa-srt7DjcCqYyOkViike0WclVExt7fFGB-Cahx-wr58w"/>
                    <pic:cNvPicPr preferRelativeResize="0"/>
                  </pic:nvPicPr>
                  <pic:blipFill>
                    <a:blip r:embed="rId30"/>
                    <a:srcRect/>
                    <a:stretch>
                      <a:fillRect/>
                    </a:stretch>
                  </pic:blipFill>
                  <pic:spPr>
                    <a:xfrm>
                      <a:off x="0" y="0"/>
                      <a:ext cx="5943600" cy="6690360"/>
                    </a:xfrm>
                    <a:prstGeom prst="rect">
                      <a:avLst/>
                    </a:prstGeom>
                    <a:ln/>
                  </pic:spPr>
                </pic:pic>
              </a:graphicData>
            </a:graphic>
          </wp:inline>
        </w:drawing>
      </w:r>
    </w:p>
    <w:p w14:paraId="67B5DC45" w14:textId="77777777" w:rsidR="00482889" w:rsidRPr="006C5D4D" w:rsidRDefault="00DE60BA">
      <w:pPr>
        <w:pBdr>
          <w:top w:val="nil"/>
          <w:left w:val="nil"/>
          <w:bottom w:val="nil"/>
          <w:right w:val="nil"/>
          <w:between w:val="nil"/>
        </w:pBdr>
        <w:spacing w:after="200" w:line="240" w:lineRule="auto"/>
        <w:jc w:val="center"/>
        <w:rPr>
          <w:i/>
          <w:noProof/>
          <w:color w:val="1F497D"/>
          <w:sz w:val="22"/>
          <w:szCs w:val="22"/>
        </w:rPr>
      </w:pPr>
      <w:bookmarkStart w:id="56" w:name="_1hmsyys" w:colFirst="0" w:colLast="0"/>
      <w:bookmarkEnd w:id="56"/>
      <w:r w:rsidRPr="006C5D4D">
        <w:rPr>
          <w:i/>
          <w:noProof/>
          <w:color w:val="000000"/>
          <w:sz w:val="22"/>
          <w:szCs w:val="22"/>
        </w:rPr>
        <w:t>Hình 3.3</w:t>
      </w:r>
      <w:r w:rsidRPr="006C5D4D">
        <w:rPr>
          <w:noProof/>
          <w:color w:val="000000"/>
          <w:sz w:val="22"/>
          <w:szCs w:val="22"/>
        </w:rPr>
        <w:t xml:space="preserve"> Biểu đồ ca sử dụng “Leader”</w:t>
      </w:r>
      <w:r w:rsidRPr="006C5D4D">
        <w:rPr>
          <w:noProof/>
          <w:color w:val="1F497D"/>
          <w:sz w:val="22"/>
          <w:szCs w:val="22"/>
        </w:rPr>
        <w:br/>
      </w:r>
    </w:p>
    <w:p w14:paraId="46D0358F" w14:textId="77777777" w:rsidR="00482889" w:rsidRPr="006C5D4D" w:rsidRDefault="00482889">
      <w:pPr>
        <w:spacing w:after="240"/>
        <w:jc w:val="center"/>
        <w:rPr>
          <w:i/>
          <w:noProof/>
        </w:rPr>
      </w:pPr>
    </w:p>
    <w:p w14:paraId="3CA37768" w14:textId="77777777" w:rsidR="00482889" w:rsidRPr="006C5D4D" w:rsidRDefault="00482889">
      <w:pPr>
        <w:spacing w:after="240"/>
        <w:jc w:val="center"/>
        <w:rPr>
          <w:i/>
          <w:noProof/>
        </w:rPr>
      </w:pPr>
    </w:p>
    <w:p w14:paraId="66289D0E" w14:textId="77777777" w:rsidR="00482889" w:rsidRPr="006C5D4D" w:rsidRDefault="00DE60BA">
      <w:pPr>
        <w:rPr>
          <w:b/>
          <w:i/>
          <w:noProof/>
          <w:sz w:val="26"/>
          <w:szCs w:val="26"/>
        </w:rPr>
      </w:pPr>
      <w:r w:rsidRPr="006C5D4D">
        <w:rPr>
          <w:b/>
          <w:i/>
          <w:noProof/>
          <w:sz w:val="26"/>
          <w:szCs w:val="26"/>
        </w:rPr>
        <w:t>Ca sử dụng của Manager</w:t>
      </w:r>
    </w:p>
    <w:p w14:paraId="3F1E1ED8" w14:textId="77777777" w:rsidR="00482889" w:rsidRPr="006C5D4D" w:rsidRDefault="00DE60BA">
      <w:pPr>
        <w:keepNext/>
        <w:pBdr>
          <w:top w:val="nil"/>
          <w:left w:val="nil"/>
          <w:bottom w:val="nil"/>
          <w:right w:val="nil"/>
          <w:between w:val="nil"/>
        </w:pBdr>
        <w:spacing w:line="240" w:lineRule="auto"/>
        <w:ind w:left="720"/>
        <w:rPr>
          <w:noProof/>
        </w:rPr>
      </w:pPr>
      <w:r w:rsidRPr="006C5D4D">
        <w:rPr>
          <w:noProof/>
          <w:color w:val="000000"/>
          <w:sz w:val="26"/>
          <w:szCs w:val="26"/>
        </w:rPr>
        <w:lastRenderedPageBreak/>
        <w:drawing>
          <wp:inline distT="0" distB="0" distL="0" distR="0" wp14:anchorId="1EBCF7D2" wp14:editId="527BF8AC">
            <wp:extent cx="5943600" cy="6827520"/>
            <wp:effectExtent l="0" t="0" r="0" b="0"/>
            <wp:docPr id="21" name="image25.png" descr="https://lh6.googleusercontent.com/0bihpQ5zNSBhlCFEWQ7WRfcUB9KzKs85gqGYjXMV-WDDbkLdyGSAcSSw0FSE6QVmuGroYT-VLj5tsqUqDCl_Lb9eJb4wzORhbP45-HGnlFIkn4qm_zqvbdC_pYZOqWCY2ASGRiIyrU4eEYdODA"/>
            <wp:cNvGraphicFramePr/>
            <a:graphic xmlns:a="http://schemas.openxmlformats.org/drawingml/2006/main">
              <a:graphicData uri="http://schemas.openxmlformats.org/drawingml/2006/picture">
                <pic:pic xmlns:pic="http://schemas.openxmlformats.org/drawingml/2006/picture">
                  <pic:nvPicPr>
                    <pic:cNvPr id="0" name="image25.png" descr="https://lh6.googleusercontent.com/0bihpQ5zNSBhlCFEWQ7WRfcUB9KzKs85gqGYjXMV-WDDbkLdyGSAcSSw0FSE6QVmuGroYT-VLj5tsqUqDCl_Lb9eJb4wzORhbP45-HGnlFIkn4qm_zqvbdC_pYZOqWCY2ASGRiIyrU4eEYdODA"/>
                    <pic:cNvPicPr preferRelativeResize="0"/>
                  </pic:nvPicPr>
                  <pic:blipFill>
                    <a:blip r:embed="rId31"/>
                    <a:srcRect/>
                    <a:stretch>
                      <a:fillRect/>
                    </a:stretch>
                  </pic:blipFill>
                  <pic:spPr>
                    <a:xfrm>
                      <a:off x="0" y="0"/>
                      <a:ext cx="5943600" cy="6827520"/>
                    </a:xfrm>
                    <a:prstGeom prst="rect">
                      <a:avLst/>
                    </a:prstGeom>
                    <a:ln/>
                  </pic:spPr>
                </pic:pic>
              </a:graphicData>
            </a:graphic>
          </wp:inline>
        </w:drawing>
      </w:r>
    </w:p>
    <w:p w14:paraId="01920882"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57" w:name="_41mghml" w:colFirst="0" w:colLast="0"/>
      <w:bookmarkEnd w:id="57"/>
      <w:r w:rsidRPr="006C5D4D">
        <w:rPr>
          <w:i/>
          <w:noProof/>
          <w:color w:val="000000"/>
          <w:sz w:val="22"/>
          <w:szCs w:val="22"/>
        </w:rPr>
        <w:t>Hình 3.4.</w:t>
      </w:r>
      <w:r w:rsidRPr="006C5D4D">
        <w:rPr>
          <w:noProof/>
          <w:color w:val="000000"/>
          <w:sz w:val="22"/>
          <w:szCs w:val="22"/>
        </w:rPr>
        <w:t xml:space="preserve"> Biểu đồ ca sử dụng “Manager”</w:t>
      </w:r>
    </w:p>
    <w:p w14:paraId="5A5D1401" w14:textId="77777777" w:rsidR="00482889" w:rsidRPr="006C5D4D" w:rsidRDefault="00DE60BA">
      <w:pPr>
        <w:spacing w:before="120" w:after="120" w:line="312" w:lineRule="auto"/>
        <w:ind w:firstLine="567"/>
        <w:jc w:val="both"/>
        <w:rPr>
          <w:noProof/>
          <w:sz w:val="26"/>
          <w:szCs w:val="26"/>
        </w:rPr>
      </w:pPr>
      <w:r w:rsidRPr="006C5D4D">
        <w:rPr>
          <w:noProof/>
          <w:sz w:val="26"/>
          <w:szCs w:val="26"/>
        </w:rPr>
        <w:t>Trên đây là mô hình hóa ca sử dụng của các tác nhân trong hệ thống. Các chức năng này đảm bảo đáp ứng đầy đủ các yêu cầu của người dùng. Để có thể sử dụng các chức năng trên người dùng cần bắt buộc đăng nhập vào hệ thống là bước đầu tiên.</w:t>
      </w:r>
    </w:p>
    <w:p w14:paraId="3FD54DB8" w14:textId="77777777" w:rsidR="00482889" w:rsidRPr="006C5D4D" w:rsidRDefault="00DE60BA">
      <w:pPr>
        <w:pStyle w:val="Heading2"/>
        <w:rPr>
          <w:noProof/>
          <w:sz w:val="26"/>
          <w:szCs w:val="26"/>
        </w:rPr>
      </w:pPr>
      <w:bookmarkStart w:id="58" w:name="_2grqrue" w:colFirst="0" w:colLast="0"/>
      <w:bookmarkEnd w:id="58"/>
      <w:r w:rsidRPr="006C5D4D">
        <w:rPr>
          <w:noProof/>
          <w:color w:val="000000"/>
          <w:sz w:val="26"/>
          <w:szCs w:val="26"/>
        </w:rPr>
        <w:lastRenderedPageBreak/>
        <w:t>3.4. Đặc tả chi t</w:t>
      </w:r>
      <w:r w:rsidRPr="006C5D4D">
        <w:rPr>
          <w:noProof/>
          <w:color w:val="000000"/>
          <w:sz w:val="26"/>
          <w:szCs w:val="26"/>
        </w:rPr>
        <w:t>iết từng ca sử dụng</w:t>
      </w:r>
    </w:p>
    <w:p w14:paraId="75136B99" w14:textId="77777777" w:rsidR="00482889" w:rsidRPr="006C5D4D" w:rsidRDefault="00DE60BA">
      <w:pPr>
        <w:pStyle w:val="Heading3"/>
        <w:rPr>
          <w:noProof/>
          <w:sz w:val="26"/>
          <w:szCs w:val="26"/>
        </w:rPr>
      </w:pPr>
      <w:bookmarkStart w:id="59" w:name="_vx1227" w:colFirst="0" w:colLast="0"/>
      <w:bookmarkEnd w:id="59"/>
      <w:r w:rsidRPr="006C5D4D">
        <w:rPr>
          <w:noProof/>
          <w:color w:val="000000"/>
          <w:sz w:val="26"/>
          <w:szCs w:val="26"/>
        </w:rPr>
        <w:t>3.4.1. Ca sử dụng “Đăng nhập”</w:t>
      </w:r>
    </w:p>
    <w:p w14:paraId="0513D209"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Mô tả:</w:t>
      </w:r>
      <w:r w:rsidRPr="006C5D4D">
        <w:rPr>
          <w:noProof/>
          <w:color w:val="000000"/>
          <w:sz w:val="26"/>
          <w:szCs w:val="26"/>
        </w:rPr>
        <w:t xml:space="preserve"> Người dùng sử dụng tài khoản đã được cấp để đăng nhập và sử dụng các chức năng của hệ thống</w:t>
      </w:r>
    </w:p>
    <w:p w14:paraId="646D43B6"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Tác nhân:</w:t>
      </w:r>
      <w:r w:rsidRPr="006C5D4D">
        <w:rPr>
          <w:noProof/>
          <w:color w:val="000000"/>
          <w:sz w:val="26"/>
          <w:szCs w:val="26"/>
        </w:rPr>
        <w:t xml:space="preserve"> Tất cả các tác nhân </w:t>
      </w:r>
    </w:p>
    <w:p w14:paraId="4ECB8FE8"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Luồng sự kiện chính:</w:t>
      </w:r>
    </w:p>
    <w:p w14:paraId="725C9B9C" w14:textId="77777777" w:rsidR="00482889" w:rsidRPr="006C5D4D" w:rsidRDefault="00DE60BA">
      <w:pPr>
        <w:numPr>
          <w:ilvl w:val="0"/>
          <w:numId w:val="14"/>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Ca sử dụng được bắt đầu khi người dùng muốn đăng nhập để tiếp cận với hệ thống bên trong</w:t>
      </w:r>
    </w:p>
    <w:p w14:paraId="65CA91D3" w14:textId="77777777" w:rsidR="00482889" w:rsidRPr="006C5D4D" w:rsidRDefault="00DE60BA">
      <w:pPr>
        <w:numPr>
          <w:ilvl w:val="0"/>
          <w:numId w:val="14"/>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Giao diện đăng nhập được hiển thị đầu tiên khi lần đầu người dùng truy cập vào hệ thống</w:t>
      </w:r>
    </w:p>
    <w:p w14:paraId="27494A0F" w14:textId="77777777" w:rsidR="00482889" w:rsidRPr="006C5D4D" w:rsidRDefault="00DE60BA">
      <w:pPr>
        <w:numPr>
          <w:ilvl w:val="0"/>
          <w:numId w:val="14"/>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Manager nhập email/password mà hệ thống cung cấp và ấn đăng nhập</w:t>
      </w:r>
    </w:p>
    <w:p w14:paraId="41AAE556" w14:textId="77777777" w:rsidR="00482889" w:rsidRPr="006C5D4D" w:rsidRDefault="00DE60BA">
      <w:pPr>
        <w:numPr>
          <w:ilvl w:val="0"/>
          <w:numId w:val="14"/>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Người dùng khá</w:t>
      </w:r>
      <w:r w:rsidRPr="006C5D4D">
        <w:rPr>
          <w:noProof/>
          <w:color w:val="000000"/>
          <w:sz w:val="26"/>
          <w:szCs w:val="26"/>
        </w:rPr>
        <w:t>c ấn đăng nhập bằng google và tiến hành xác thực bằng google</w:t>
      </w:r>
    </w:p>
    <w:p w14:paraId="542CDD72" w14:textId="77777777" w:rsidR="00482889" w:rsidRPr="006C5D4D" w:rsidRDefault="00DE60BA">
      <w:pPr>
        <w:numPr>
          <w:ilvl w:val="0"/>
          <w:numId w:val="14"/>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Đăng nhập thành công hệ thống đưa người dùng vào giao diện sẵn sàng sử dụng</w:t>
      </w:r>
    </w:p>
    <w:p w14:paraId="58384A03"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Luồng thay thế:</w:t>
      </w:r>
      <w:r w:rsidRPr="006C5D4D">
        <w:rPr>
          <w:noProof/>
          <w:color w:val="000000"/>
          <w:sz w:val="26"/>
          <w:szCs w:val="26"/>
        </w:rPr>
        <w:t> </w:t>
      </w:r>
    </w:p>
    <w:p w14:paraId="027C28A4" w14:textId="77777777" w:rsidR="00482889" w:rsidRPr="006C5D4D" w:rsidRDefault="00DE60BA">
      <w:pPr>
        <w:numPr>
          <w:ilvl w:val="0"/>
          <w:numId w:val="31"/>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Khi người dùng nhập sai thông tin, hiển thị thông báo yêu cầu người dùng nhập lại</w:t>
      </w:r>
    </w:p>
    <w:p w14:paraId="702FBCFE" w14:textId="77777777" w:rsidR="00482889" w:rsidRPr="006C5D4D" w:rsidRDefault="00DE60BA">
      <w:pPr>
        <w:numPr>
          <w:ilvl w:val="0"/>
          <w:numId w:val="31"/>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Hiển thị giao diện báo lỗi khi đăng nhập bằng gmail không có quyền truy cập vào hệ thống</w:t>
      </w:r>
    </w:p>
    <w:p w14:paraId="72725CED"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Yêu cầu đặc biệt</w:t>
      </w:r>
      <w:r w:rsidRPr="006C5D4D">
        <w:rPr>
          <w:noProof/>
          <w:color w:val="000000"/>
          <w:sz w:val="26"/>
          <w:szCs w:val="26"/>
        </w:rPr>
        <w:t>: </w:t>
      </w:r>
    </w:p>
    <w:p w14:paraId="2863DC39" w14:textId="77777777" w:rsidR="00482889" w:rsidRPr="006C5D4D" w:rsidRDefault="00DE60BA">
      <w:pPr>
        <w:numPr>
          <w:ilvl w:val="0"/>
          <w:numId w:val="16"/>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Hệ thống được kết nối internet</w:t>
      </w:r>
    </w:p>
    <w:p w14:paraId="1A042E62" w14:textId="77777777" w:rsidR="00482889" w:rsidRPr="006C5D4D" w:rsidRDefault="00DE60BA">
      <w:pPr>
        <w:numPr>
          <w:ilvl w:val="0"/>
          <w:numId w:val="16"/>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 xml:space="preserve">Đăng nhập bằng google công ty cung </w:t>
      </w:r>
      <w:r w:rsidRPr="006C5D4D">
        <w:rPr>
          <w:noProof/>
          <w:color w:val="000000"/>
          <w:sz w:val="26"/>
          <w:szCs w:val="26"/>
        </w:rPr>
        <w:t>cấp</w:t>
      </w:r>
    </w:p>
    <w:p w14:paraId="2D741781"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Điều kiện trước:</w:t>
      </w:r>
      <w:r w:rsidRPr="006C5D4D">
        <w:rPr>
          <w:noProof/>
          <w:color w:val="000000"/>
          <w:sz w:val="26"/>
          <w:szCs w:val="26"/>
        </w:rPr>
        <w:t> </w:t>
      </w:r>
    </w:p>
    <w:p w14:paraId="59B688A7" w14:textId="77777777" w:rsidR="00482889" w:rsidRPr="006C5D4D" w:rsidRDefault="00DE60BA">
      <w:pPr>
        <w:numPr>
          <w:ilvl w:val="0"/>
          <w:numId w:val="33"/>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Tài khoản đăng nhập đã được đăng ký thành công trong hệ thống cơ sở dữ liệu</w:t>
      </w:r>
    </w:p>
    <w:p w14:paraId="4AA551DF"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Điều kiện sau:</w:t>
      </w:r>
    </w:p>
    <w:p w14:paraId="4342C4BC" w14:textId="77777777" w:rsidR="00482889" w:rsidRPr="006C5D4D" w:rsidRDefault="00DE60BA">
      <w:pPr>
        <w:numPr>
          <w:ilvl w:val="0"/>
          <w:numId w:val="33"/>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Nếu thành công:  Người dùng được điều hướng đến trang sử dụng chính của hệ thống</w:t>
      </w:r>
    </w:p>
    <w:p w14:paraId="73822946" w14:textId="77777777" w:rsidR="00482889" w:rsidRPr="006C5D4D" w:rsidRDefault="00DE60BA">
      <w:pPr>
        <w:numPr>
          <w:ilvl w:val="0"/>
          <w:numId w:val="33"/>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Thất bại: Thông báo lỗi và giữ nguyên ở màn hình đăng nhập</w:t>
      </w:r>
    </w:p>
    <w:p w14:paraId="63765F7C" w14:textId="77777777" w:rsidR="00482889" w:rsidRPr="006C5D4D" w:rsidRDefault="00DE60BA">
      <w:pPr>
        <w:pStyle w:val="Heading3"/>
        <w:rPr>
          <w:noProof/>
          <w:sz w:val="26"/>
          <w:szCs w:val="26"/>
        </w:rPr>
      </w:pPr>
      <w:bookmarkStart w:id="60" w:name="_3fwokq0" w:colFirst="0" w:colLast="0"/>
      <w:bookmarkEnd w:id="60"/>
      <w:r w:rsidRPr="006C5D4D">
        <w:rPr>
          <w:noProof/>
          <w:color w:val="000000"/>
          <w:sz w:val="26"/>
          <w:szCs w:val="26"/>
        </w:rPr>
        <w:lastRenderedPageBreak/>
        <w:t>3.4.2. Ca sử dụng “Thay đổi thông tin người dùng”</w:t>
      </w:r>
    </w:p>
    <w:p w14:paraId="4F39F808"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Mô tả:</w:t>
      </w:r>
      <w:r w:rsidRPr="006C5D4D">
        <w:rPr>
          <w:noProof/>
          <w:color w:val="000000"/>
          <w:sz w:val="26"/>
          <w:szCs w:val="26"/>
        </w:rPr>
        <w:t xml:space="preserve"> Cho phép admin thay đổi thông tin tài khoản của người dùng </w:t>
      </w:r>
      <w:r w:rsidRPr="006C5D4D">
        <w:rPr>
          <w:noProof/>
          <w:color w:val="000000"/>
          <w:sz w:val="26"/>
          <w:szCs w:val="26"/>
        </w:rPr>
        <w:t>truy cập vào hệ thống</w:t>
      </w:r>
    </w:p>
    <w:p w14:paraId="7DED1887"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Tác nhân:</w:t>
      </w:r>
      <w:r w:rsidRPr="006C5D4D">
        <w:rPr>
          <w:noProof/>
          <w:color w:val="000000"/>
          <w:sz w:val="26"/>
          <w:szCs w:val="26"/>
        </w:rPr>
        <w:t xml:space="preserve"> Admin</w:t>
      </w:r>
    </w:p>
    <w:p w14:paraId="0BD2FA24"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Luồng sự kiện chính: </w:t>
      </w:r>
    </w:p>
    <w:p w14:paraId="37D2FDBD" w14:textId="77777777" w:rsidR="00482889" w:rsidRPr="006C5D4D" w:rsidRDefault="00DE60BA">
      <w:pPr>
        <w:numPr>
          <w:ilvl w:val="0"/>
          <w:numId w:val="32"/>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Ca sử dụng được bắt đầu khi admin thực hiện thay đổi một thông tin của người dùng</w:t>
      </w:r>
    </w:p>
    <w:p w14:paraId="345CFA27" w14:textId="77777777" w:rsidR="00482889" w:rsidRPr="006C5D4D" w:rsidRDefault="00DE60BA">
      <w:pPr>
        <w:numPr>
          <w:ilvl w:val="0"/>
          <w:numId w:val="32"/>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Hệ thống hiển thị danh sách người dùng dưới dạng bảng phân trang</w:t>
      </w:r>
    </w:p>
    <w:p w14:paraId="6DF57060" w14:textId="77777777" w:rsidR="00482889" w:rsidRPr="006C5D4D" w:rsidRDefault="00DE60BA">
      <w:pPr>
        <w:numPr>
          <w:ilvl w:val="0"/>
          <w:numId w:val="32"/>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Admin tiến hành chọn tài khoản mà mình cần thay đổi thông tin để chỉnh sửa </w:t>
      </w:r>
    </w:p>
    <w:p w14:paraId="7BE4F447" w14:textId="77777777" w:rsidR="00482889" w:rsidRPr="006C5D4D" w:rsidRDefault="00DE60BA">
      <w:pPr>
        <w:numPr>
          <w:ilvl w:val="0"/>
          <w:numId w:val="32"/>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Tiến hành sửa các thông tin cần thiết và xác nhận để hệ thống cập nhật</w:t>
      </w:r>
    </w:p>
    <w:p w14:paraId="197C4D18" w14:textId="77777777" w:rsidR="00482889" w:rsidRPr="006C5D4D" w:rsidRDefault="00DE60BA">
      <w:pPr>
        <w:numPr>
          <w:ilvl w:val="0"/>
          <w:numId w:val="32"/>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Thay đổi quyền người dùng: tài khoản sau khi</w:t>
      </w:r>
      <w:r w:rsidRPr="006C5D4D">
        <w:rPr>
          <w:noProof/>
          <w:color w:val="000000"/>
          <w:sz w:val="26"/>
          <w:szCs w:val="26"/>
        </w:rPr>
        <w:t xml:space="preserve"> được thay đổi quyền có thể truy cập các chức năng tương ứng với quyền hiện tại của tài khoản đó</w:t>
      </w:r>
    </w:p>
    <w:p w14:paraId="50A64A97" w14:textId="77777777" w:rsidR="00482889" w:rsidRPr="006C5D4D" w:rsidRDefault="00DE60BA">
      <w:pPr>
        <w:numPr>
          <w:ilvl w:val="0"/>
          <w:numId w:val="32"/>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Thêm mới vào dự án: Tài khoản khi được thêm mới vào dự án có thể tạo báo cáo trong dự án đó</w:t>
      </w:r>
    </w:p>
    <w:p w14:paraId="16885787" w14:textId="77777777" w:rsidR="00482889" w:rsidRPr="006C5D4D" w:rsidRDefault="00DE60BA">
      <w:pPr>
        <w:numPr>
          <w:ilvl w:val="0"/>
          <w:numId w:val="32"/>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Số ngày nghỉ: Khi số ngày nghỉ phép có sự thay đổi admin có thể vào</w:t>
      </w:r>
      <w:r w:rsidRPr="006C5D4D">
        <w:rPr>
          <w:noProof/>
          <w:color w:val="000000"/>
          <w:sz w:val="26"/>
          <w:szCs w:val="26"/>
        </w:rPr>
        <w:t xml:space="preserve"> cập nhật lại </w:t>
      </w:r>
    </w:p>
    <w:p w14:paraId="07929343"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Luồng thay thế:</w:t>
      </w:r>
      <w:r w:rsidRPr="006C5D4D">
        <w:rPr>
          <w:noProof/>
          <w:color w:val="000000"/>
          <w:sz w:val="26"/>
          <w:szCs w:val="26"/>
        </w:rPr>
        <w:t xml:space="preserve"> Không có</w:t>
      </w:r>
    </w:p>
    <w:p w14:paraId="1D28342E"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Yêu cầu đặc biệt: </w:t>
      </w:r>
    </w:p>
    <w:p w14:paraId="2A667D16" w14:textId="77777777" w:rsidR="00482889" w:rsidRPr="006C5D4D" w:rsidRDefault="00DE60BA">
      <w:pPr>
        <w:numPr>
          <w:ilvl w:val="0"/>
          <w:numId w:val="34"/>
        </w:numPr>
        <w:pBdr>
          <w:top w:val="nil"/>
          <w:left w:val="nil"/>
          <w:bottom w:val="nil"/>
          <w:right w:val="nil"/>
          <w:between w:val="nil"/>
        </w:pBdr>
        <w:spacing w:before="120" w:after="120" w:line="312" w:lineRule="auto"/>
        <w:ind w:left="1080"/>
        <w:jc w:val="both"/>
        <w:rPr>
          <w:b/>
          <w:noProof/>
          <w:color w:val="000000"/>
          <w:sz w:val="26"/>
          <w:szCs w:val="26"/>
        </w:rPr>
      </w:pPr>
      <w:r w:rsidRPr="006C5D4D">
        <w:rPr>
          <w:noProof/>
          <w:color w:val="000000"/>
          <w:sz w:val="26"/>
          <w:szCs w:val="26"/>
        </w:rPr>
        <w:t>Hệ thống được kết nối internet</w:t>
      </w:r>
    </w:p>
    <w:p w14:paraId="38D98D8F"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Điều kiện trước: </w:t>
      </w:r>
    </w:p>
    <w:p w14:paraId="0D187541" w14:textId="77777777" w:rsidR="00482889" w:rsidRPr="006C5D4D" w:rsidRDefault="00DE60BA">
      <w:pPr>
        <w:numPr>
          <w:ilvl w:val="0"/>
          <w:numId w:val="34"/>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Người dùng truy cập hệ thống với quyền admin và tiến hành điền các trường bắt buộc</w:t>
      </w:r>
    </w:p>
    <w:p w14:paraId="7E56EAF8" w14:textId="77777777" w:rsidR="00482889" w:rsidRPr="006C5D4D" w:rsidRDefault="00DE60BA">
      <w:pPr>
        <w:pBdr>
          <w:top w:val="nil"/>
          <w:left w:val="nil"/>
          <w:bottom w:val="nil"/>
          <w:right w:val="nil"/>
          <w:between w:val="nil"/>
        </w:pBdr>
        <w:spacing w:line="240" w:lineRule="auto"/>
        <w:ind w:firstLine="567"/>
        <w:jc w:val="both"/>
        <w:rPr>
          <w:noProof/>
          <w:color w:val="000000"/>
          <w:sz w:val="26"/>
          <w:szCs w:val="26"/>
        </w:rPr>
      </w:pPr>
      <w:r w:rsidRPr="006C5D4D">
        <w:rPr>
          <w:b/>
          <w:noProof/>
          <w:color w:val="000000"/>
          <w:sz w:val="26"/>
          <w:szCs w:val="26"/>
        </w:rPr>
        <w:t>Điều kiện sau</w:t>
      </w:r>
    </w:p>
    <w:p w14:paraId="67811A50"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Nếu thành công: Sau khi cập nhật thông tin, người dùng có thể truy cập các chức năng với thông tin tương ứng</w:t>
      </w:r>
    </w:p>
    <w:p w14:paraId="5EDB5065"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noProof/>
          <w:color w:val="000000"/>
          <w:sz w:val="26"/>
          <w:szCs w:val="26"/>
        </w:rPr>
        <w:t>Nếu thất bại: Thông tin hiện tại của tài khoản người dùng đó vẫn được giữ nguyên và hệ thống trả về lỗi cho người dùng</w:t>
      </w:r>
    </w:p>
    <w:p w14:paraId="1EA80AA9" w14:textId="77777777" w:rsidR="00482889" w:rsidRPr="006C5D4D" w:rsidRDefault="00DE60BA">
      <w:pPr>
        <w:pStyle w:val="Heading3"/>
        <w:rPr>
          <w:noProof/>
          <w:sz w:val="26"/>
          <w:szCs w:val="26"/>
        </w:rPr>
      </w:pPr>
      <w:bookmarkStart w:id="61" w:name="_1v1yuxt" w:colFirst="0" w:colLast="0"/>
      <w:bookmarkEnd w:id="61"/>
      <w:r w:rsidRPr="006C5D4D">
        <w:rPr>
          <w:noProof/>
          <w:color w:val="000000"/>
          <w:sz w:val="26"/>
          <w:szCs w:val="26"/>
        </w:rPr>
        <w:lastRenderedPageBreak/>
        <w:t>3.4.3.</w:t>
      </w:r>
      <w:r w:rsidRPr="006C5D4D">
        <w:rPr>
          <w:noProof/>
          <w:color w:val="000000"/>
          <w:sz w:val="26"/>
          <w:szCs w:val="26"/>
        </w:rPr>
        <w:tab/>
        <w:t>Ca sử dụng “Xóa người</w:t>
      </w:r>
      <w:r w:rsidRPr="006C5D4D">
        <w:rPr>
          <w:noProof/>
          <w:color w:val="000000"/>
          <w:sz w:val="26"/>
          <w:szCs w:val="26"/>
        </w:rPr>
        <w:t xml:space="preserve"> dùng”</w:t>
      </w:r>
    </w:p>
    <w:p w14:paraId="2FADB250"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Mô tả:</w:t>
      </w:r>
      <w:r w:rsidRPr="006C5D4D">
        <w:rPr>
          <w:noProof/>
          <w:color w:val="000000"/>
          <w:sz w:val="26"/>
          <w:szCs w:val="26"/>
        </w:rPr>
        <w:t xml:space="preserve"> Người dùng xóa những tài khoản đã không có quyền truy cập khỏi hệ thống</w:t>
      </w:r>
    </w:p>
    <w:p w14:paraId="359E7464"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Tác nhân:</w:t>
      </w:r>
      <w:r w:rsidRPr="006C5D4D">
        <w:rPr>
          <w:noProof/>
          <w:color w:val="000000"/>
          <w:sz w:val="26"/>
          <w:szCs w:val="26"/>
        </w:rPr>
        <w:t xml:space="preserve"> Admin</w:t>
      </w:r>
    </w:p>
    <w:p w14:paraId="1AE3E531" w14:textId="77777777" w:rsidR="00482889" w:rsidRPr="006C5D4D" w:rsidRDefault="00DE60BA">
      <w:pPr>
        <w:pBdr>
          <w:top w:val="nil"/>
          <w:left w:val="nil"/>
          <w:bottom w:val="nil"/>
          <w:right w:val="nil"/>
          <w:between w:val="nil"/>
        </w:pBdr>
        <w:spacing w:before="120" w:after="120" w:line="240" w:lineRule="auto"/>
        <w:ind w:firstLine="567"/>
        <w:jc w:val="both"/>
        <w:rPr>
          <w:noProof/>
          <w:color w:val="000000"/>
          <w:sz w:val="26"/>
          <w:szCs w:val="26"/>
        </w:rPr>
      </w:pPr>
      <w:r w:rsidRPr="006C5D4D">
        <w:rPr>
          <w:b/>
          <w:noProof/>
          <w:color w:val="000000"/>
          <w:sz w:val="26"/>
          <w:szCs w:val="26"/>
        </w:rPr>
        <w:t>Luồng sự kiện chính:</w:t>
      </w:r>
    </w:p>
    <w:p w14:paraId="33DC3981" w14:textId="77777777" w:rsidR="00482889" w:rsidRPr="006C5D4D" w:rsidRDefault="00DE60BA">
      <w:pPr>
        <w:numPr>
          <w:ilvl w:val="0"/>
          <w:numId w:val="72"/>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Ca sử dụng được bắt đầu khi admin muốn xóa một tài khoản người dùng không còn hoạt động trong công ty khỏi hệ thống quản lý công việc</w:t>
      </w:r>
    </w:p>
    <w:p w14:paraId="2296E641" w14:textId="77777777" w:rsidR="00482889" w:rsidRPr="006C5D4D" w:rsidRDefault="00DE60BA">
      <w:pPr>
        <w:numPr>
          <w:ilvl w:val="0"/>
          <w:numId w:val="72"/>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Giao diện quản lý người dùng chứa bảng danh sách các tài khoản trong hệ thống</w:t>
      </w:r>
    </w:p>
    <w:p w14:paraId="120BFDAB" w14:textId="77777777" w:rsidR="00482889" w:rsidRPr="006C5D4D" w:rsidRDefault="00DE60BA">
      <w:pPr>
        <w:numPr>
          <w:ilvl w:val="0"/>
          <w:numId w:val="72"/>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Với mỗi tài khoản hệ thống hiển thị một butt</w:t>
      </w:r>
      <w:r w:rsidRPr="006C5D4D">
        <w:rPr>
          <w:noProof/>
          <w:color w:val="000000"/>
          <w:sz w:val="26"/>
          <w:szCs w:val="26"/>
        </w:rPr>
        <w:t>on xóa tương ứng trong bảng danh sách</w:t>
      </w:r>
    </w:p>
    <w:p w14:paraId="710F497B" w14:textId="77777777" w:rsidR="00482889" w:rsidRPr="006C5D4D" w:rsidRDefault="00DE60BA">
      <w:pPr>
        <w:numPr>
          <w:ilvl w:val="0"/>
          <w:numId w:val="72"/>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Người dùng thực hiện xóa, một message sẽ được hiển thị để xác nhận lại hành động này</w:t>
      </w:r>
    </w:p>
    <w:p w14:paraId="7282F502" w14:textId="77777777" w:rsidR="00482889" w:rsidRPr="006C5D4D" w:rsidRDefault="00DE60BA">
      <w:pPr>
        <w:pBdr>
          <w:top w:val="nil"/>
          <w:left w:val="nil"/>
          <w:bottom w:val="nil"/>
          <w:right w:val="nil"/>
          <w:between w:val="nil"/>
        </w:pBdr>
        <w:spacing w:line="240" w:lineRule="auto"/>
        <w:ind w:left="720" w:firstLine="720"/>
        <w:jc w:val="both"/>
        <w:rPr>
          <w:noProof/>
          <w:color w:val="000000"/>
          <w:sz w:val="26"/>
          <w:szCs w:val="26"/>
        </w:rPr>
      </w:pPr>
      <w:r w:rsidRPr="006C5D4D">
        <w:rPr>
          <w:b/>
          <w:noProof/>
          <w:color w:val="000000"/>
          <w:sz w:val="26"/>
          <w:szCs w:val="26"/>
        </w:rPr>
        <w:t>Luồng thay thế:</w:t>
      </w:r>
      <w:r w:rsidRPr="006C5D4D">
        <w:rPr>
          <w:noProof/>
          <w:color w:val="000000"/>
          <w:sz w:val="26"/>
          <w:szCs w:val="26"/>
        </w:rPr>
        <w:t xml:space="preserve"> Không có</w:t>
      </w:r>
    </w:p>
    <w:p w14:paraId="24FE3B59"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Yêu cầu đặc biệt: </w:t>
      </w:r>
    </w:p>
    <w:p w14:paraId="48379548" w14:textId="77777777" w:rsidR="00482889" w:rsidRPr="006C5D4D" w:rsidRDefault="00DE60BA">
      <w:pPr>
        <w:numPr>
          <w:ilvl w:val="0"/>
          <w:numId w:val="73"/>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có kết nối internet</w:t>
      </w:r>
    </w:p>
    <w:p w14:paraId="1766BDBB"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Điều kiện trước:</w:t>
      </w:r>
    </w:p>
    <w:p w14:paraId="5B8968DA" w14:textId="77777777" w:rsidR="00482889" w:rsidRPr="006C5D4D" w:rsidRDefault="00DE60BA">
      <w:pPr>
        <w:numPr>
          <w:ilvl w:val="0"/>
          <w:numId w:val="59"/>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Người dùng đăng nhập vào hệ thống với tài khoản mang quyền admin</w:t>
      </w:r>
    </w:p>
    <w:p w14:paraId="41885CB2" w14:textId="77777777" w:rsidR="00482889" w:rsidRPr="006C5D4D" w:rsidRDefault="00DE60BA">
      <w:pPr>
        <w:numPr>
          <w:ilvl w:val="0"/>
          <w:numId w:val="59"/>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Tài khoản người dùng muốn xoá đã tồn tại trong hệ thống</w:t>
      </w:r>
    </w:p>
    <w:p w14:paraId="2758E8EA"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Điều kiện sau</w:t>
      </w:r>
    </w:p>
    <w:p w14:paraId="18EC2117" w14:textId="77777777" w:rsidR="00482889" w:rsidRPr="006C5D4D" w:rsidRDefault="00DE60BA">
      <w:pPr>
        <w:numPr>
          <w:ilvl w:val="0"/>
          <w:numId w:val="79"/>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Nếu thành công: Tài khoản sau khi bị xóa và không thể truy cập hệ thống được nữa</w:t>
      </w:r>
    </w:p>
    <w:p w14:paraId="35BE3F28" w14:textId="77777777" w:rsidR="00482889" w:rsidRPr="006C5D4D" w:rsidRDefault="00DE60BA">
      <w:pPr>
        <w:numPr>
          <w:ilvl w:val="0"/>
          <w:numId w:val="79"/>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Nếu thất bại: Tài khoản vẫn được giữ nguyên và hệ thống hiển thị lỗi cho người dùng</w:t>
      </w:r>
    </w:p>
    <w:p w14:paraId="5E89A62A" w14:textId="77777777" w:rsidR="00482889" w:rsidRPr="006C5D4D" w:rsidRDefault="00DE60BA">
      <w:pPr>
        <w:pStyle w:val="Heading3"/>
        <w:rPr>
          <w:noProof/>
          <w:sz w:val="26"/>
          <w:szCs w:val="26"/>
        </w:rPr>
      </w:pPr>
      <w:bookmarkStart w:id="62" w:name="_4f1mdlm" w:colFirst="0" w:colLast="0"/>
      <w:bookmarkEnd w:id="62"/>
      <w:r w:rsidRPr="006C5D4D">
        <w:rPr>
          <w:noProof/>
          <w:color w:val="000000"/>
          <w:sz w:val="26"/>
          <w:szCs w:val="26"/>
        </w:rPr>
        <w:t>3.4.4.</w:t>
      </w:r>
      <w:r w:rsidRPr="006C5D4D">
        <w:rPr>
          <w:noProof/>
          <w:color w:val="000000"/>
          <w:sz w:val="26"/>
          <w:szCs w:val="26"/>
        </w:rPr>
        <w:tab/>
        <w:t>Ca sử dụng “Thêm mới người dùng”</w:t>
      </w:r>
    </w:p>
    <w:p w14:paraId="61B881C8"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Mô tả:</w:t>
      </w:r>
      <w:r w:rsidRPr="006C5D4D">
        <w:rPr>
          <w:noProof/>
          <w:color w:val="000000"/>
          <w:sz w:val="26"/>
          <w:szCs w:val="26"/>
        </w:rPr>
        <w:t xml:space="preserve"> Hệ thống cung cấp tài khoản để người dùng tr</w:t>
      </w:r>
      <w:r w:rsidRPr="006C5D4D">
        <w:rPr>
          <w:noProof/>
          <w:color w:val="000000"/>
          <w:sz w:val="26"/>
          <w:szCs w:val="26"/>
        </w:rPr>
        <w:t>uy cập</w:t>
      </w:r>
    </w:p>
    <w:p w14:paraId="7E57BE67"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Tác nhân:</w:t>
      </w:r>
      <w:r w:rsidRPr="006C5D4D">
        <w:rPr>
          <w:noProof/>
          <w:color w:val="000000"/>
          <w:sz w:val="26"/>
          <w:szCs w:val="26"/>
        </w:rPr>
        <w:t xml:space="preserve"> Admin</w:t>
      </w:r>
    </w:p>
    <w:p w14:paraId="07307314"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Luồng sự kiện chính</w:t>
      </w:r>
    </w:p>
    <w:p w14:paraId="68BB6AE7" w14:textId="77777777" w:rsidR="00482889" w:rsidRPr="006C5D4D" w:rsidRDefault="00DE60BA">
      <w:pPr>
        <w:numPr>
          <w:ilvl w:val="0"/>
          <w:numId w:val="80"/>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Ca sử dụng được bắt đầu khi admin muốn cung cấp một tài khoản cho thành viên mới để truy cập hệ thống</w:t>
      </w:r>
    </w:p>
    <w:p w14:paraId="7901194C" w14:textId="77777777" w:rsidR="00482889" w:rsidRPr="006C5D4D" w:rsidRDefault="00DE60BA">
      <w:pPr>
        <w:numPr>
          <w:ilvl w:val="0"/>
          <w:numId w:val="80"/>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lastRenderedPageBreak/>
        <w:t>Tại giao diện quản lý người dùng admin ấn button “Add user”</w:t>
      </w:r>
    </w:p>
    <w:p w14:paraId="3A3482B4" w14:textId="77777777" w:rsidR="00482889" w:rsidRPr="006C5D4D" w:rsidRDefault="00DE60BA">
      <w:pPr>
        <w:numPr>
          <w:ilvl w:val="0"/>
          <w:numId w:val="80"/>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Hệ thống sẽ trả về một modal để chứa các thông tin cần thiết của một tài khoản</w:t>
      </w:r>
    </w:p>
    <w:p w14:paraId="0B87043E" w14:textId="77777777" w:rsidR="00482889" w:rsidRPr="006C5D4D" w:rsidRDefault="00DE60BA">
      <w:pPr>
        <w:numPr>
          <w:ilvl w:val="0"/>
          <w:numId w:val="80"/>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Admin nhập các thông tin và xác nhận để tạo một tài khoản mới trong hệ thống</w:t>
      </w:r>
    </w:p>
    <w:p w14:paraId="55BA71A0" w14:textId="77777777" w:rsidR="00482889" w:rsidRPr="006C5D4D" w:rsidRDefault="00DE60BA">
      <w:pPr>
        <w:numPr>
          <w:ilvl w:val="0"/>
          <w:numId w:val="80"/>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Tài khoản khi được admin tạo bằng email &amp; password chỉ có thể mang quyền Manager</w:t>
      </w:r>
    </w:p>
    <w:p w14:paraId="6CA5DC51"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Luồng thay thế:</w:t>
      </w:r>
    </w:p>
    <w:p w14:paraId="3201FD6C" w14:textId="77777777" w:rsidR="00482889" w:rsidRPr="006C5D4D" w:rsidRDefault="00DE60BA">
      <w:pPr>
        <w:numPr>
          <w:ilvl w:val="0"/>
          <w:numId w:val="81"/>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Tài</w:t>
      </w:r>
      <w:r w:rsidRPr="006C5D4D">
        <w:rPr>
          <w:noProof/>
          <w:color w:val="000000"/>
          <w:sz w:val="26"/>
          <w:szCs w:val="26"/>
        </w:rPr>
        <w:t xml:space="preserve"> khoản tạo với các quyền khác “manager” hệ thống sẽ thông báo lỗi </w:t>
      </w:r>
    </w:p>
    <w:p w14:paraId="1163E497" w14:textId="77777777" w:rsidR="00482889" w:rsidRPr="006C5D4D" w:rsidRDefault="00DE60BA">
      <w:pPr>
        <w:numPr>
          <w:ilvl w:val="0"/>
          <w:numId w:val="81"/>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Muốn một tài khoản có quyền khác để truy cập các chức năng tích hợp với google mail người dùng cần yêu cầu quản lý cấp cho một gmail công ty và dùng gmail đó để đăng nhập</w:t>
      </w:r>
    </w:p>
    <w:p w14:paraId="40452BDA"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Yêu cầu đặc biệt</w:t>
      </w:r>
    </w:p>
    <w:p w14:paraId="38B03079" w14:textId="77777777" w:rsidR="00482889" w:rsidRPr="006C5D4D" w:rsidRDefault="00DE60BA">
      <w:pPr>
        <w:numPr>
          <w:ilvl w:val="0"/>
          <w:numId w:val="67"/>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Hệ thống có kết nối internet</w:t>
      </w:r>
    </w:p>
    <w:p w14:paraId="5A406979"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Điều kiện trước</w:t>
      </w:r>
    </w:p>
    <w:p w14:paraId="741B26CA" w14:textId="77777777" w:rsidR="00482889" w:rsidRPr="006C5D4D" w:rsidRDefault="00DE60BA">
      <w:pPr>
        <w:numPr>
          <w:ilvl w:val="0"/>
          <w:numId w:val="68"/>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Người dùng phải đăng nhập với tài khoản có quyền admin và điền đầy đủ thông tin các trường bắt buộc</w:t>
      </w:r>
    </w:p>
    <w:p w14:paraId="50ABF96F" w14:textId="77777777" w:rsidR="00482889" w:rsidRPr="006C5D4D" w:rsidRDefault="00DE60BA">
      <w:pPr>
        <w:pBdr>
          <w:top w:val="nil"/>
          <w:left w:val="nil"/>
          <w:bottom w:val="nil"/>
          <w:right w:val="nil"/>
          <w:between w:val="nil"/>
        </w:pBdr>
        <w:spacing w:before="120" w:after="120" w:line="312" w:lineRule="auto"/>
        <w:ind w:firstLine="567"/>
        <w:jc w:val="both"/>
        <w:rPr>
          <w:noProof/>
          <w:color w:val="000000"/>
          <w:sz w:val="26"/>
          <w:szCs w:val="26"/>
        </w:rPr>
      </w:pPr>
      <w:r w:rsidRPr="006C5D4D">
        <w:rPr>
          <w:b/>
          <w:noProof/>
          <w:color w:val="000000"/>
          <w:sz w:val="26"/>
          <w:szCs w:val="26"/>
        </w:rPr>
        <w:t>Điều kiện sau</w:t>
      </w:r>
    </w:p>
    <w:p w14:paraId="708D0072" w14:textId="77777777" w:rsidR="00482889" w:rsidRPr="006C5D4D" w:rsidRDefault="00DE60BA">
      <w:pPr>
        <w:numPr>
          <w:ilvl w:val="0"/>
          <w:numId w:val="107"/>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Nếu thành công: Thông tin tài khoản thêm vào database và người dùng có thể dùng tài khoản vừa tạo đó để truy cập vào hệ thống</w:t>
      </w:r>
    </w:p>
    <w:p w14:paraId="6C570F8B" w14:textId="77777777" w:rsidR="00482889" w:rsidRPr="006C5D4D" w:rsidRDefault="00DE60BA">
      <w:pPr>
        <w:numPr>
          <w:ilvl w:val="0"/>
          <w:numId w:val="107"/>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Nếu thất bại: Hệ thống hủy tác vụ thêm mới tài khoản và trả về thông báo lỗi cho người dùng</w:t>
      </w:r>
    </w:p>
    <w:p w14:paraId="62FC4AB2" w14:textId="77777777" w:rsidR="00482889" w:rsidRPr="006C5D4D" w:rsidRDefault="00DE60BA">
      <w:pPr>
        <w:pStyle w:val="Heading3"/>
        <w:rPr>
          <w:noProof/>
          <w:sz w:val="26"/>
          <w:szCs w:val="26"/>
        </w:rPr>
      </w:pPr>
      <w:bookmarkStart w:id="63" w:name="_2u6wntf" w:colFirst="0" w:colLast="0"/>
      <w:bookmarkEnd w:id="63"/>
      <w:r w:rsidRPr="006C5D4D">
        <w:rPr>
          <w:noProof/>
          <w:color w:val="000000"/>
          <w:sz w:val="26"/>
          <w:szCs w:val="26"/>
        </w:rPr>
        <w:t>3.4.5.</w:t>
      </w:r>
      <w:r w:rsidRPr="006C5D4D">
        <w:rPr>
          <w:noProof/>
          <w:color w:val="000000"/>
          <w:sz w:val="26"/>
          <w:szCs w:val="26"/>
        </w:rPr>
        <w:tab/>
      </w:r>
      <w:r w:rsidRPr="006C5D4D">
        <w:rPr>
          <w:noProof/>
          <w:color w:val="000000"/>
          <w:sz w:val="26"/>
          <w:szCs w:val="26"/>
        </w:rPr>
        <w:t>Ca sử dụng “Thêm mới báo cáo”</w:t>
      </w:r>
    </w:p>
    <w:p w14:paraId="03CA6A9B"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Mô tả:</w:t>
      </w:r>
      <w:r w:rsidRPr="006C5D4D">
        <w:rPr>
          <w:noProof/>
          <w:color w:val="000000"/>
          <w:sz w:val="26"/>
          <w:szCs w:val="26"/>
        </w:rPr>
        <w:t xml:space="preserve"> Người dùng thêm một báo cáo về công việc mình đang làm hiện tại vào hệ thống quản lý </w:t>
      </w:r>
    </w:p>
    <w:p w14:paraId="07686AEB"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Tác nhân:</w:t>
      </w:r>
      <w:r w:rsidRPr="006C5D4D">
        <w:rPr>
          <w:noProof/>
          <w:color w:val="000000"/>
          <w:sz w:val="26"/>
          <w:szCs w:val="26"/>
        </w:rPr>
        <w:t xml:space="preserve"> Tất cả tác nhân </w:t>
      </w:r>
    </w:p>
    <w:p w14:paraId="4BDA6C19"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Luồng sự kiện chính: </w:t>
      </w:r>
    </w:p>
    <w:p w14:paraId="1571D3CD" w14:textId="77777777" w:rsidR="00482889" w:rsidRPr="006C5D4D" w:rsidRDefault="00DE60BA">
      <w:pPr>
        <w:numPr>
          <w:ilvl w:val="0"/>
          <w:numId w:val="22"/>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 xml:space="preserve">Khi người dùng ấn mục “Report” tại thanh menu hệ thống trả về giao diện quản lý báo </w:t>
      </w:r>
      <w:r w:rsidRPr="006C5D4D">
        <w:rPr>
          <w:noProof/>
          <w:color w:val="000000"/>
          <w:sz w:val="26"/>
          <w:szCs w:val="26"/>
        </w:rPr>
        <w:t>cáo</w:t>
      </w:r>
    </w:p>
    <w:p w14:paraId="4AD71559" w14:textId="77777777" w:rsidR="00482889" w:rsidRPr="006C5D4D" w:rsidRDefault="00DE60BA">
      <w:pPr>
        <w:numPr>
          <w:ilvl w:val="0"/>
          <w:numId w:val="22"/>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Người dùng ấn button “Add report” để thêm một báo cáo mới vào hệ thống</w:t>
      </w:r>
    </w:p>
    <w:p w14:paraId="385AC1D0" w14:textId="77777777" w:rsidR="00482889" w:rsidRPr="006C5D4D" w:rsidRDefault="00DE60BA">
      <w:pPr>
        <w:numPr>
          <w:ilvl w:val="0"/>
          <w:numId w:val="22"/>
        </w:numPr>
        <w:pBdr>
          <w:top w:val="nil"/>
          <w:left w:val="nil"/>
          <w:bottom w:val="nil"/>
          <w:right w:val="nil"/>
          <w:between w:val="nil"/>
        </w:pBdr>
        <w:spacing w:before="120" w:after="120" w:line="312" w:lineRule="auto"/>
        <w:ind w:left="1080"/>
        <w:jc w:val="both"/>
        <w:rPr>
          <w:noProof/>
          <w:sz w:val="26"/>
          <w:szCs w:val="26"/>
        </w:rPr>
      </w:pPr>
      <w:r w:rsidRPr="006C5D4D">
        <w:rPr>
          <w:noProof/>
          <w:color w:val="000000"/>
          <w:sz w:val="26"/>
          <w:szCs w:val="26"/>
        </w:rPr>
        <w:t>Giao diện hiển thị một modal để người dùng nhập thông tin cho công việc mà mình báo cáo</w:t>
      </w:r>
    </w:p>
    <w:p w14:paraId="0CCA112C" w14:textId="77777777" w:rsidR="00482889" w:rsidRPr="006C5D4D" w:rsidRDefault="00DE60BA">
      <w:pPr>
        <w:numPr>
          <w:ilvl w:val="0"/>
          <w:numId w:val="22"/>
        </w:numPr>
        <w:pBdr>
          <w:top w:val="nil"/>
          <w:left w:val="nil"/>
          <w:bottom w:val="nil"/>
          <w:right w:val="nil"/>
          <w:between w:val="nil"/>
        </w:pBdr>
        <w:spacing w:before="120" w:after="120" w:line="312" w:lineRule="auto"/>
        <w:ind w:left="1080"/>
        <w:jc w:val="both"/>
        <w:rPr>
          <w:noProof/>
          <w:sz w:val="26"/>
          <w:szCs w:val="26"/>
        </w:rPr>
      </w:pPr>
      <w:r w:rsidRPr="006C5D4D">
        <w:rPr>
          <w:noProof/>
          <w:color w:val="000000"/>
          <w:sz w:val="26"/>
          <w:szCs w:val="26"/>
        </w:rPr>
        <w:lastRenderedPageBreak/>
        <w:t>Người dùng nhập các trường thông tin cần thiết </w:t>
      </w:r>
    </w:p>
    <w:p w14:paraId="3F0178D6" w14:textId="77777777" w:rsidR="00482889" w:rsidRPr="006C5D4D" w:rsidRDefault="00DE60BA">
      <w:pPr>
        <w:numPr>
          <w:ilvl w:val="0"/>
          <w:numId w:val="22"/>
        </w:numPr>
        <w:pBdr>
          <w:top w:val="nil"/>
          <w:left w:val="nil"/>
          <w:bottom w:val="nil"/>
          <w:right w:val="nil"/>
          <w:between w:val="nil"/>
        </w:pBdr>
        <w:spacing w:before="120" w:after="120" w:line="312" w:lineRule="auto"/>
        <w:ind w:left="1080"/>
        <w:jc w:val="both"/>
        <w:rPr>
          <w:noProof/>
          <w:sz w:val="26"/>
          <w:szCs w:val="26"/>
        </w:rPr>
      </w:pPr>
      <w:r w:rsidRPr="006C5D4D">
        <w:rPr>
          <w:noProof/>
          <w:color w:val="000000"/>
          <w:sz w:val="26"/>
          <w:szCs w:val="26"/>
        </w:rPr>
        <w:t>Người dùng có thể đính kèm file vào báo cáo và những file này sẽ được lưu vào google drive</w:t>
      </w:r>
    </w:p>
    <w:p w14:paraId="368577E5" w14:textId="77777777" w:rsidR="00482889" w:rsidRPr="006C5D4D" w:rsidRDefault="00DE60BA">
      <w:pPr>
        <w:numPr>
          <w:ilvl w:val="0"/>
          <w:numId w:val="22"/>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Tiến hành ấn “Submit” để thêm mới báo cáo</w:t>
      </w:r>
    </w:p>
    <w:p w14:paraId="395550FA"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Luồng thay thế:</w:t>
      </w:r>
      <w:r w:rsidRPr="006C5D4D">
        <w:rPr>
          <w:noProof/>
          <w:color w:val="000000"/>
          <w:sz w:val="26"/>
          <w:szCs w:val="26"/>
        </w:rPr>
        <w:t> </w:t>
      </w:r>
    </w:p>
    <w:p w14:paraId="191056EC" w14:textId="77777777" w:rsidR="00482889" w:rsidRPr="006C5D4D" w:rsidRDefault="00DE60BA">
      <w:pPr>
        <w:numPr>
          <w:ilvl w:val="0"/>
          <w:numId w:val="24"/>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Muốn đính kèm file khi tạo báo cáo người dùng phải đăng nh</w:t>
      </w:r>
      <w:r w:rsidRPr="006C5D4D">
        <w:rPr>
          <w:noProof/>
          <w:color w:val="000000"/>
          <w:sz w:val="26"/>
          <w:szCs w:val="26"/>
        </w:rPr>
        <w:t>ập tài khoản gmail </w:t>
      </w:r>
    </w:p>
    <w:p w14:paraId="22E355E1" w14:textId="77777777" w:rsidR="00482889" w:rsidRPr="006C5D4D" w:rsidRDefault="00DE60BA">
      <w:pPr>
        <w:numPr>
          <w:ilvl w:val="0"/>
          <w:numId w:val="24"/>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Người dùng phải đăng nhập với quyền admin/leader nếu muốn thực hiện chỉ định báo cáo cho người dùng khác</w:t>
      </w:r>
    </w:p>
    <w:p w14:paraId="066270C8" w14:textId="77777777" w:rsidR="00482889" w:rsidRPr="006C5D4D" w:rsidRDefault="00DE60BA">
      <w:pPr>
        <w:numPr>
          <w:ilvl w:val="0"/>
          <w:numId w:val="24"/>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Báo cáo sẽ được thêm mới ở giao diện quản lý báo cáo tương ứng của người được chỉ định</w:t>
      </w:r>
    </w:p>
    <w:p w14:paraId="098D6C8C"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Yêu cầu đặc biệt:</w:t>
      </w:r>
    </w:p>
    <w:p w14:paraId="1189D9B4" w14:textId="77777777" w:rsidR="00482889" w:rsidRPr="006C5D4D" w:rsidRDefault="00DE60BA">
      <w:pPr>
        <w:numPr>
          <w:ilvl w:val="0"/>
          <w:numId w:val="23"/>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Hệ thống có kết nối internet</w:t>
      </w:r>
    </w:p>
    <w:p w14:paraId="7071939F" w14:textId="77777777" w:rsidR="00482889" w:rsidRPr="006C5D4D" w:rsidRDefault="00DE60BA">
      <w:pPr>
        <w:numPr>
          <w:ilvl w:val="0"/>
          <w:numId w:val="23"/>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Chấp nhận uỷ quyền các thao tác với google drive khi đăng nhập nếu muốn đính kèm file vào báo cáo</w:t>
      </w:r>
    </w:p>
    <w:p w14:paraId="503934AB"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Điều kiện trước:</w:t>
      </w:r>
      <w:r w:rsidRPr="006C5D4D">
        <w:rPr>
          <w:noProof/>
          <w:color w:val="000000"/>
          <w:sz w:val="26"/>
          <w:szCs w:val="26"/>
        </w:rPr>
        <w:t> Không có</w:t>
      </w:r>
    </w:p>
    <w:p w14:paraId="3DA67257"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Điều kiện sau:</w:t>
      </w:r>
      <w:r w:rsidRPr="006C5D4D">
        <w:rPr>
          <w:noProof/>
          <w:color w:val="000000"/>
          <w:sz w:val="26"/>
          <w:szCs w:val="26"/>
        </w:rPr>
        <w:t> </w:t>
      </w:r>
    </w:p>
    <w:p w14:paraId="357D54DD" w14:textId="77777777" w:rsidR="00482889" w:rsidRPr="006C5D4D" w:rsidRDefault="00DE60BA">
      <w:pPr>
        <w:numPr>
          <w:ilvl w:val="0"/>
          <w:numId w:val="15"/>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Nếu thành công: Báo cáo được thêm vào cơ sở dữ liệu và hiển thị ở bản danh sách trong g</w:t>
      </w:r>
      <w:r w:rsidRPr="006C5D4D">
        <w:rPr>
          <w:noProof/>
          <w:color w:val="000000"/>
          <w:sz w:val="26"/>
          <w:szCs w:val="26"/>
        </w:rPr>
        <w:t>iao diện</w:t>
      </w:r>
    </w:p>
    <w:p w14:paraId="242D7349" w14:textId="77777777" w:rsidR="00482889" w:rsidRPr="006C5D4D" w:rsidRDefault="00DE60BA">
      <w:pPr>
        <w:numPr>
          <w:ilvl w:val="0"/>
          <w:numId w:val="15"/>
        </w:numPr>
        <w:pBdr>
          <w:top w:val="nil"/>
          <w:left w:val="nil"/>
          <w:bottom w:val="nil"/>
          <w:right w:val="nil"/>
          <w:between w:val="nil"/>
        </w:pBdr>
        <w:spacing w:before="120" w:after="120" w:line="312" w:lineRule="auto"/>
        <w:ind w:left="1080"/>
        <w:jc w:val="both"/>
        <w:rPr>
          <w:noProof/>
          <w:color w:val="000000"/>
          <w:sz w:val="26"/>
          <w:szCs w:val="26"/>
        </w:rPr>
      </w:pPr>
      <w:r w:rsidRPr="006C5D4D">
        <w:rPr>
          <w:noProof/>
          <w:color w:val="000000"/>
          <w:sz w:val="26"/>
          <w:szCs w:val="26"/>
        </w:rPr>
        <w:t>Nếu thất bại: Đóng modal thêm mới và hệ thống trả về lỗi cho người dùng</w:t>
      </w:r>
    </w:p>
    <w:p w14:paraId="7EAC788E" w14:textId="77777777" w:rsidR="00482889" w:rsidRPr="006C5D4D" w:rsidRDefault="00DE60BA">
      <w:pPr>
        <w:pStyle w:val="Heading3"/>
        <w:rPr>
          <w:noProof/>
          <w:sz w:val="26"/>
          <w:szCs w:val="26"/>
        </w:rPr>
      </w:pPr>
      <w:bookmarkStart w:id="64" w:name="_19c6y18" w:colFirst="0" w:colLast="0"/>
      <w:bookmarkEnd w:id="64"/>
      <w:r w:rsidRPr="006C5D4D">
        <w:rPr>
          <w:noProof/>
          <w:color w:val="000000"/>
          <w:sz w:val="26"/>
          <w:szCs w:val="26"/>
        </w:rPr>
        <w:t>3.4.6.</w:t>
      </w:r>
      <w:r w:rsidRPr="006C5D4D">
        <w:rPr>
          <w:noProof/>
          <w:color w:val="000000"/>
          <w:sz w:val="26"/>
          <w:szCs w:val="26"/>
        </w:rPr>
        <w:tab/>
        <w:t>Ca sử dụng “Xem danh sách báo cáo”</w:t>
      </w:r>
    </w:p>
    <w:p w14:paraId="3999D2E7"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b/>
          <w:noProof/>
          <w:color w:val="000000"/>
          <w:sz w:val="26"/>
          <w:szCs w:val="26"/>
        </w:rPr>
        <w:t>Mô tả:</w:t>
      </w:r>
      <w:r w:rsidRPr="006C5D4D">
        <w:rPr>
          <w:noProof/>
          <w:color w:val="000000"/>
          <w:sz w:val="26"/>
          <w:szCs w:val="26"/>
        </w:rPr>
        <w:t xml:space="preserve"> Người dùng có thể xem lại danh sách những báo cáo mình đã thêm vào hệ thống trước đó</w:t>
      </w:r>
    </w:p>
    <w:p w14:paraId="5D3CB05F"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b/>
          <w:noProof/>
          <w:color w:val="000000"/>
          <w:sz w:val="26"/>
          <w:szCs w:val="26"/>
        </w:rPr>
        <w:t>Tác nhận:</w:t>
      </w:r>
      <w:r w:rsidRPr="006C5D4D">
        <w:rPr>
          <w:noProof/>
          <w:color w:val="000000"/>
          <w:sz w:val="26"/>
          <w:szCs w:val="26"/>
        </w:rPr>
        <w:t xml:space="preserve"> Tất cả tác nhân </w:t>
      </w:r>
    </w:p>
    <w:p w14:paraId="7C471F26"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b/>
          <w:noProof/>
          <w:color w:val="000000"/>
          <w:sz w:val="26"/>
          <w:szCs w:val="26"/>
        </w:rPr>
        <w:t>Luồng sự kiện chính: </w:t>
      </w:r>
    </w:p>
    <w:p w14:paraId="4F82F18F" w14:textId="77777777" w:rsidR="00482889" w:rsidRPr="006C5D4D" w:rsidRDefault="00DE60BA">
      <w:pPr>
        <w:numPr>
          <w:ilvl w:val="0"/>
          <w:numId w:val="108"/>
        </w:numPr>
        <w:pBdr>
          <w:top w:val="nil"/>
          <w:left w:val="nil"/>
          <w:bottom w:val="nil"/>
          <w:right w:val="nil"/>
          <w:between w:val="nil"/>
        </w:pBdr>
        <w:spacing w:before="120" w:after="120" w:line="312" w:lineRule="auto"/>
        <w:ind w:left="1080"/>
        <w:rPr>
          <w:noProof/>
          <w:color w:val="000000"/>
        </w:rPr>
      </w:pPr>
      <w:r w:rsidRPr="006C5D4D">
        <w:rPr>
          <w:noProof/>
          <w:color w:val="000000"/>
          <w:sz w:val="26"/>
          <w:szCs w:val="26"/>
        </w:rPr>
        <w:t>Khi người dùng ấn mục “Report” tại thanh menu hệ thống trả về giao diện quản lý báo cáo. Mặc định những báo này sắp xếp t</w:t>
      </w:r>
      <w:r w:rsidRPr="006C5D4D">
        <w:rPr>
          <w:noProof/>
          <w:color w:val="000000"/>
          <w:sz w:val="26"/>
          <w:szCs w:val="26"/>
        </w:rPr>
        <w:t>heo ngày đăng </w:t>
      </w:r>
    </w:p>
    <w:p w14:paraId="6D79E56B" w14:textId="77777777" w:rsidR="00482889" w:rsidRPr="006C5D4D" w:rsidRDefault="00DE60BA">
      <w:pPr>
        <w:numPr>
          <w:ilvl w:val="0"/>
          <w:numId w:val="108"/>
        </w:numPr>
        <w:pBdr>
          <w:top w:val="nil"/>
          <w:left w:val="nil"/>
          <w:bottom w:val="nil"/>
          <w:right w:val="nil"/>
          <w:between w:val="nil"/>
        </w:pBdr>
        <w:spacing w:before="120" w:after="120" w:line="312" w:lineRule="auto"/>
        <w:ind w:left="1080"/>
        <w:rPr>
          <w:noProof/>
          <w:color w:val="000000"/>
        </w:rPr>
      </w:pPr>
      <w:r w:rsidRPr="006C5D4D">
        <w:rPr>
          <w:noProof/>
          <w:color w:val="000000"/>
          <w:sz w:val="26"/>
          <w:szCs w:val="26"/>
        </w:rPr>
        <w:lastRenderedPageBreak/>
        <w:t>Các báo cáo đã thêm được hiển thị dưới dạng bảng phân trang. Bảng chứa thông tin của từng báo cáo, số báo cáo mặc định trong mỗi bảng là 10 và có thể chỉnh sửa</w:t>
      </w:r>
    </w:p>
    <w:p w14:paraId="78633E57" w14:textId="77777777" w:rsidR="00482889" w:rsidRPr="006C5D4D" w:rsidRDefault="00DE60BA">
      <w:pPr>
        <w:numPr>
          <w:ilvl w:val="0"/>
          <w:numId w:val="108"/>
        </w:numPr>
        <w:pBdr>
          <w:top w:val="nil"/>
          <w:left w:val="nil"/>
          <w:bottom w:val="nil"/>
          <w:right w:val="nil"/>
          <w:between w:val="nil"/>
        </w:pBdr>
        <w:spacing w:before="120" w:after="120" w:line="312" w:lineRule="auto"/>
        <w:ind w:left="1080"/>
        <w:rPr>
          <w:noProof/>
          <w:color w:val="000000"/>
        </w:rPr>
      </w:pPr>
      <w:r w:rsidRPr="006C5D4D">
        <w:rPr>
          <w:noProof/>
          <w:color w:val="000000"/>
          <w:sz w:val="26"/>
          <w:szCs w:val="26"/>
        </w:rPr>
        <w:t>Người dùng có thể lọc báo cáo nếu muốn xem danh sách báo cáo theo status, time, n</w:t>
      </w:r>
      <w:r w:rsidRPr="006C5D4D">
        <w:rPr>
          <w:noProof/>
          <w:color w:val="000000"/>
          <w:sz w:val="26"/>
          <w:szCs w:val="26"/>
        </w:rPr>
        <w:t>ame, difficult</w:t>
      </w:r>
    </w:p>
    <w:p w14:paraId="125B9535"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b/>
          <w:noProof/>
          <w:color w:val="000000"/>
          <w:sz w:val="26"/>
          <w:szCs w:val="26"/>
        </w:rPr>
        <w:t>Luồng thay thế: </w:t>
      </w:r>
    </w:p>
    <w:p w14:paraId="5E77C0A2" w14:textId="77777777" w:rsidR="00482889" w:rsidRPr="006C5D4D" w:rsidRDefault="00DE60BA">
      <w:pPr>
        <w:numPr>
          <w:ilvl w:val="0"/>
          <w:numId w:val="109"/>
        </w:numPr>
        <w:pBdr>
          <w:top w:val="nil"/>
          <w:left w:val="nil"/>
          <w:bottom w:val="nil"/>
          <w:right w:val="nil"/>
          <w:between w:val="nil"/>
        </w:pBdr>
        <w:spacing w:before="120" w:after="120" w:line="312" w:lineRule="auto"/>
        <w:ind w:left="1080"/>
        <w:rPr>
          <w:noProof/>
          <w:color w:val="000000"/>
        </w:rPr>
      </w:pPr>
      <w:r w:rsidRPr="006C5D4D">
        <w:rPr>
          <w:noProof/>
          <w:color w:val="000000"/>
          <w:sz w:val="26"/>
          <w:szCs w:val="26"/>
        </w:rPr>
        <w:t>Hiển thị bảng “No data” nếu chưa có báo cáo trong hệ thống của người dùng</w:t>
      </w:r>
    </w:p>
    <w:p w14:paraId="3325F167"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b/>
          <w:noProof/>
          <w:color w:val="000000"/>
          <w:sz w:val="26"/>
          <w:szCs w:val="26"/>
        </w:rPr>
        <w:t>Yêu cầu đặc biệt:</w:t>
      </w:r>
      <w:r w:rsidRPr="006C5D4D">
        <w:rPr>
          <w:noProof/>
          <w:color w:val="000000"/>
          <w:sz w:val="26"/>
          <w:szCs w:val="26"/>
        </w:rPr>
        <w:t> </w:t>
      </w:r>
    </w:p>
    <w:p w14:paraId="51AABB22" w14:textId="77777777" w:rsidR="00482889" w:rsidRPr="006C5D4D" w:rsidRDefault="00DE60BA">
      <w:pPr>
        <w:numPr>
          <w:ilvl w:val="0"/>
          <w:numId w:val="110"/>
        </w:numPr>
        <w:pBdr>
          <w:top w:val="nil"/>
          <w:left w:val="nil"/>
          <w:bottom w:val="nil"/>
          <w:right w:val="nil"/>
          <w:between w:val="nil"/>
        </w:pBdr>
        <w:spacing w:before="120" w:after="120" w:line="312" w:lineRule="auto"/>
        <w:ind w:left="1080"/>
        <w:rPr>
          <w:noProof/>
          <w:color w:val="000000"/>
        </w:rPr>
      </w:pPr>
      <w:r w:rsidRPr="006C5D4D">
        <w:rPr>
          <w:noProof/>
          <w:color w:val="000000"/>
          <w:sz w:val="26"/>
          <w:szCs w:val="26"/>
        </w:rPr>
        <w:t>Hệ thống có kết  nối internet</w:t>
      </w:r>
    </w:p>
    <w:p w14:paraId="1DD9E277"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b/>
          <w:noProof/>
          <w:color w:val="000000"/>
          <w:sz w:val="26"/>
          <w:szCs w:val="26"/>
        </w:rPr>
        <w:t>Điều kiện trước: </w:t>
      </w:r>
    </w:p>
    <w:p w14:paraId="4AD1C446" w14:textId="77777777" w:rsidR="00482889" w:rsidRPr="006C5D4D" w:rsidRDefault="00DE60BA">
      <w:pPr>
        <w:numPr>
          <w:ilvl w:val="0"/>
          <w:numId w:val="102"/>
        </w:numPr>
        <w:pBdr>
          <w:top w:val="nil"/>
          <w:left w:val="nil"/>
          <w:bottom w:val="nil"/>
          <w:right w:val="nil"/>
          <w:between w:val="nil"/>
        </w:pBdr>
        <w:spacing w:before="120" w:after="120" w:line="312" w:lineRule="auto"/>
        <w:ind w:left="1080"/>
        <w:rPr>
          <w:noProof/>
          <w:color w:val="000000"/>
        </w:rPr>
      </w:pPr>
      <w:r w:rsidRPr="006C5D4D">
        <w:rPr>
          <w:noProof/>
          <w:color w:val="000000"/>
          <w:sz w:val="26"/>
          <w:szCs w:val="26"/>
        </w:rPr>
        <w:t>Người dùng đã thêm báo cáo vào hệ thống trước đó</w:t>
      </w:r>
    </w:p>
    <w:p w14:paraId="6C63917C"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b/>
          <w:noProof/>
          <w:color w:val="000000"/>
          <w:sz w:val="26"/>
          <w:szCs w:val="26"/>
        </w:rPr>
        <w:t>Điều kiện sau:</w:t>
      </w:r>
      <w:r w:rsidRPr="006C5D4D">
        <w:rPr>
          <w:noProof/>
          <w:color w:val="000000"/>
          <w:sz w:val="26"/>
          <w:szCs w:val="26"/>
        </w:rPr>
        <w:t> Không có</w:t>
      </w:r>
    </w:p>
    <w:p w14:paraId="42D13D01" w14:textId="77777777" w:rsidR="00482889" w:rsidRPr="006C5D4D" w:rsidRDefault="00DE60BA">
      <w:pPr>
        <w:pStyle w:val="Heading3"/>
        <w:spacing w:before="120" w:after="120"/>
        <w:rPr>
          <w:noProof/>
          <w:sz w:val="26"/>
          <w:szCs w:val="26"/>
        </w:rPr>
      </w:pPr>
      <w:bookmarkStart w:id="65" w:name="_3tbugp1" w:colFirst="0" w:colLast="0"/>
      <w:bookmarkEnd w:id="65"/>
      <w:r w:rsidRPr="006C5D4D">
        <w:rPr>
          <w:noProof/>
          <w:color w:val="000000"/>
          <w:sz w:val="26"/>
          <w:szCs w:val="26"/>
        </w:rPr>
        <w:t>3.4.7.</w:t>
      </w:r>
      <w:r w:rsidRPr="006C5D4D">
        <w:rPr>
          <w:noProof/>
          <w:color w:val="000000"/>
          <w:sz w:val="26"/>
          <w:szCs w:val="26"/>
        </w:rPr>
        <w:tab/>
        <w:t>Ca sử dụng “Sửa báo cáo”</w:t>
      </w:r>
    </w:p>
    <w:p w14:paraId="701E2C0C" w14:textId="77777777" w:rsidR="00482889" w:rsidRPr="006C5D4D" w:rsidRDefault="00DE60BA">
      <w:pPr>
        <w:pBdr>
          <w:top w:val="nil"/>
          <w:left w:val="nil"/>
          <w:bottom w:val="nil"/>
          <w:right w:val="nil"/>
          <w:between w:val="nil"/>
        </w:pBdr>
        <w:spacing w:before="120" w:after="120" w:line="240" w:lineRule="auto"/>
        <w:ind w:firstLine="562"/>
        <w:rPr>
          <w:noProof/>
          <w:color w:val="000000"/>
          <w:sz w:val="26"/>
          <w:szCs w:val="26"/>
        </w:rPr>
      </w:pPr>
      <w:r w:rsidRPr="006C5D4D">
        <w:rPr>
          <w:b/>
          <w:noProof/>
          <w:color w:val="000000"/>
          <w:sz w:val="26"/>
          <w:szCs w:val="26"/>
        </w:rPr>
        <w:t>Mô tả:</w:t>
      </w:r>
      <w:r w:rsidRPr="006C5D4D">
        <w:rPr>
          <w:noProof/>
          <w:color w:val="000000"/>
          <w:sz w:val="26"/>
          <w:szCs w:val="26"/>
        </w:rPr>
        <w:t xml:space="preserve"> Người dùng chỉnh sửa thông tin báo cáo </w:t>
      </w:r>
    </w:p>
    <w:p w14:paraId="508CBCA6" w14:textId="77777777" w:rsidR="00482889" w:rsidRPr="006C5D4D" w:rsidRDefault="00DE60BA">
      <w:pPr>
        <w:pBdr>
          <w:top w:val="nil"/>
          <w:left w:val="nil"/>
          <w:bottom w:val="nil"/>
          <w:right w:val="nil"/>
          <w:between w:val="nil"/>
        </w:pBdr>
        <w:spacing w:before="120" w:after="120" w:line="240" w:lineRule="auto"/>
        <w:ind w:firstLine="562"/>
        <w:rPr>
          <w:noProof/>
          <w:color w:val="000000"/>
          <w:sz w:val="26"/>
          <w:szCs w:val="26"/>
        </w:rPr>
      </w:pPr>
      <w:r w:rsidRPr="006C5D4D">
        <w:rPr>
          <w:b/>
          <w:noProof/>
          <w:color w:val="000000"/>
          <w:sz w:val="26"/>
          <w:szCs w:val="26"/>
        </w:rPr>
        <w:t>Tác nhận</w:t>
      </w:r>
      <w:r w:rsidRPr="006C5D4D">
        <w:rPr>
          <w:noProof/>
          <w:color w:val="000000"/>
          <w:sz w:val="26"/>
          <w:szCs w:val="26"/>
        </w:rPr>
        <w:t>: Tất cả các tác nhân</w:t>
      </w:r>
    </w:p>
    <w:p w14:paraId="422E028C" w14:textId="77777777" w:rsidR="00482889" w:rsidRPr="006C5D4D" w:rsidRDefault="00DE60BA">
      <w:pPr>
        <w:pBdr>
          <w:top w:val="nil"/>
          <w:left w:val="nil"/>
          <w:bottom w:val="nil"/>
          <w:right w:val="nil"/>
          <w:between w:val="nil"/>
        </w:pBdr>
        <w:spacing w:before="120" w:after="120" w:line="240" w:lineRule="auto"/>
        <w:ind w:firstLine="562"/>
        <w:rPr>
          <w:noProof/>
          <w:color w:val="000000"/>
          <w:sz w:val="26"/>
          <w:szCs w:val="26"/>
        </w:rPr>
      </w:pPr>
      <w:r w:rsidRPr="006C5D4D">
        <w:rPr>
          <w:b/>
          <w:noProof/>
          <w:color w:val="000000"/>
          <w:sz w:val="26"/>
          <w:szCs w:val="26"/>
        </w:rPr>
        <w:t>Luồng sự kiện chính: </w:t>
      </w:r>
    </w:p>
    <w:p w14:paraId="7A249151" w14:textId="77777777" w:rsidR="00482889" w:rsidRPr="006C5D4D" w:rsidRDefault="00DE60BA">
      <w:pPr>
        <w:numPr>
          <w:ilvl w:val="0"/>
          <w:numId w:val="85"/>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Ca sử dụng bắt đầu khi người dùng muốn sửa thông tin một cáo báo đã thêm trước đó</w:t>
      </w:r>
    </w:p>
    <w:p w14:paraId="67E7D62C" w14:textId="77777777" w:rsidR="00482889" w:rsidRPr="006C5D4D" w:rsidRDefault="00DE60BA">
      <w:pPr>
        <w:numPr>
          <w:ilvl w:val="0"/>
          <w:numId w:val="85"/>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Trong bảng danh sách chọn báo cáo mà mình muốn sửa để xem chi tiết thông tin</w:t>
      </w:r>
    </w:p>
    <w:p w14:paraId="441038AA" w14:textId="77777777" w:rsidR="00482889" w:rsidRPr="006C5D4D" w:rsidRDefault="00DE60BA">
      <w:pPr>
        <w:numPr>
          <w:ilvl w:val="0"/>
          <w:numId w:val="85"/>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Hệ thống trả lại một modal hiển thị chi tiết thông tin và tiến hành chỉnh sửa các trường thay đổi</w:t>
      </w:r>
      <w:r w:rsidRPr="006C5D4D">
        <w:rPr>
          <w:noProof/>
          <w:color w:val="000000"/>
          <w:sz w:val="26"/>
          <w:szCs w:val="26"/>
        </w:rPr>
        <w:t xml:space="preserve"> của báo cáo này</w:t>
      </w:r>
    </w:p>
    <w:p w14:paraId="3D5AB410" w14:textId="77777777" w:rsidR="00482889" w:rsidRPr="006C5D4D" w:rsidRDefault="00DE60BA">
      <w:pPr>
        <w:numPr>
          <w:ilvl w:val="0"/>
          <w:numId w:val="87"/>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Có thể ấn xem lịch sử để biết những thay đổi trước đó của báo cáo này</w:t>
      </w:r>
    </w:p>
    <w:p w14:paraId="5BBAAFA4" w14:textId="77777777" w:rsidR="00482889" w:rsidRPr="006C5D4D" w:rsidRDefault="00DE60BA">
      <w:pPr>
        <w:numPr>
          <w:ilvl w:val="0"/>
          <w:numId w:val="87"/>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highlight w:val="white"/>
        </w:rPr>
        <w:t>Tiến hành ấn “submit” để hoàn tất việc chỉnh sửa</w:t>
      </w:r>
    </w:p>
    <w:p w14:paraId="23F0FAA6" w14:textId="77777777" w:rsidR="00482889" w:rsidRPr="006C5D4D" w:rsidRDefault="00DE60BA">
      <w:pPr>
        <w:pBdr>
          <w:top w:val="nil"/>
          <w:left w:val="nil"/>
          <w:bottom w:val="nil"/>
          <w:right w:val="nil"/>
          <w:between w:val="nil"/>
        </w:pBdr>
        <w:spacing w:before="120" w:after="120" w:line="240" w:lineRule="auto"/>
        <w:ind w:firstLine="562"/>
        <w:rPr>
          <w:noProof/>
          <w:color w:val="000000"/>
          <w:sz w:val="26"/>
          <w:szCs w:val="26"/>
        </w:rPr>
      </w:pPr>
      <w:r w:rsidRPr="006C5D4D">
        <w:rPr>
          <w:b/>
          <w:noProof/>
          <w:color w:val="000000"/>
          <w:sz w:val="26"/>
          <w:szCs w:val="26"/>
        </w:rPr>
        <w:t>Luồng thay thế: </w:t>
      </w:r>
    </w:p>
    <w:p w14:paraId="6ECC8480" w14:textId="77777777" w:rsidR="00482889" w:rsidRPr="006C5D4D" w:rsidRDefault="00DE60BA">
      <w:pPr>
        <w:numPr>
          <w:ilvl w:val="0"/>
          <w:numId w:val="89"/>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highlight w:val="white"/>
        </w:rPr>
        <w:t>Khi đã thêm ngày thực tế hoàn thành công việc trong báo cáo sẽ không thể chỉnh sửa trường “Actual date to finish task”</w:t>
      </w:r>
    </w:p>
    <w:p w14:paraId="3704064E" w14:textId="77777777" w:rsidR="00482889" w:rsidRPr="006C5D4D" w:rsidRDefault="00DE60BA">
      <w:pPr>
        <w:pBdr>
          <w:top w:val="nil"/>
          <w:left w:val="nil"/>
          <w:bottom w:val="nil"/>
          <w:right w:val="nil"/>
          <w:between w:val="nil"/>
        </w:pBdr>
        <w:spacing w:before="120" w:after="120" w:line="240" w:lineRule="auto"/>
        <w:ind w:firstLine="562"/>
        <w:rPr>
          <w:noProof/>
          <w:color w:val="000000"/>
          <w:sz w:val="26"/>
          <w:szCs w:val="26"/>
        </w:rPr>
      </w:pPr>
      <w:r w:rsidRPr="006C5D4D">
        <w:rPr>
          <w:b/>
          <w:noProof/>
          <w:color w:val="000000"/>
          <w:sz w:val="26"/>
          <w:szCs w:val="26"/>
        </w:rPr>
        <w:t>Yêu cầu đặc biệt:</w:t>
      </w:r>
    </w:p>
    <w:p w14:paraId="3072B614" w14:textId="77777777" w:rsidR="00482889" w:rsidRPr="006C5D4D" w:rsidRDefault="00DE60BA">
      <w:pPr>
        <w:numPr>
          <w:ilvl w:val="0"/>
          <w:numId w:val="91"/>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Hệ thống có kết nối internet</w:t>
      </w:r>
    </w:p>
    <w:p w14:paraId="3BBFEBA4" w14:textId="77777777" w:rsidR="00482889" w:rsidRPr="006C5D4D" w:rsidRDefault="00DE60BA">
      <w:pPr>
        <w:numPr>
          <w:ilvl w:val="0"/>
          <w:numId w:val="91"/>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lastRenderedPageBreak/>
        <w:t>Chỉ có admin/leader mới có quyền chỉnh sửa deadline sau khi người dùng đã thêm deadline kh</w:t>
      </w:r>
      <w:r w:rsidRPr="006C5D4D">
        <w:rPr>
          <w:noProof/>
          <w:color w:val="000000"/>
          <w:sz w:val="26"/>
          <w:szCs w:val="26"/>
        </w:rPr>
        <w:t>i tạo báo cáo</w:t>
      </w:r>
    </w:p>
    <w:p w14:paraId="4CBFCC44" w14:textId="77777777" w:rsidR="00482889" w:rsidRPr="006C5D4D" w:rsidRDefault="00DE60BA">
      <w:pPr>
        <w:pBdr>
          <w:top w:val="nil"/>
          <w:left w:val="nil"/>
          <w:bottom w:val="nil"/>
          <w:right w:val="nil"/>
          <w:between w:val="nil"/>
        </w:pBdr>
        <w:spacing w:before="120" w:after="120" w:line="240" w:lineRule="auto"/>
        <w:ind w:firstLine="562"/>
        <w:rPr>
          <w:noProof/>
          <w:color w:val="000000"/>
          <w:sz w:val="26"/>
          <w:szCs w:val="26"/>
        </w:rPr>
      </w:pPr>
      <w:r w:rsidRPr="006C5D4D">
        <w:rPr>
          <w:b/>
          <w:noProof/>
          <w:color w:val="000000"/>
          <w:sz w:val="26"/>
          <w:szCs w:val="26"/>
        </w:rPr>
        <w:t>Điều kiện trước:</w:t>
      </w:r>
      <w:r w:rsidRPr="006C5D4D">
        <w:rPr>
          <w:noProof/>
          <w:color w:val="000000"/>
          <w:sz w:val="26"/>
          <w:szCs w:val="26"/>
        </w:rPr>
        <w:t> </w:t>
      </w:r>
    </w:p>
    <w:p w14:paraId="750C36CC" w14:textId="77777777" w:rsidR="00482889" w:rsidRPr="006C5D4D" w:rsidRDefault="00DE60BA">
      <w:pPr>
        <w:numPr>
          <w:ilvl w:val="0"/>
          <w:numId w:val="92"/>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Người dùng đã thêm báo cáo công việc vào hệ thống trước đó</w:t>
      </w:r>
    </w:p>
    <w:p w14:paraId="709F381A" w14:textId="77777777" w:rsidR="00482889" w:rsidRPr="006C5D4D" w:rsidRDefault="00DE60BA">
      <w:pPr>
        <w:pBdr>
          <w:top w:val="nil"/>
          <w:left w:val="nil"/>
          <w:bottom w:val="nil"/>
          <w:right w:val="nil"/>
          <w:between w:val="nil"/>
        </w:pBdr>
        <w:spacing w:before="120" w:after="120" w:line="240" w:lineRule="auto"/>
        <w:ind w:firstLine="562"/>
        <w:rPr>
          <w:noProof/>
          <w:color w:val="000000"/>
          <w:sz w:val="26"/>
          <w:szCs w:val="26"/>
        </w:rPr>
      </w:pPr>
      <w:r w:rsidRPr="006C5D4D">
        <w:rPr>
          <w:b/>
          <w:noProof/>
          <w:color w:val="000000"/>
          <w:sz w:val="26"/>
          <w:szCs w:val="26"/>
        </w:rPr>
        <w:t>Điều kiện sau: </w:t>
      </w:r>
    </w:p>
    <w:p w14:paraId="2738315C" w14:textId="77777777" w:rsidR="00482889" w:rsidRPr="006C5D4D" w:rsidRDefault="00DE60BA">
      <w:pPr>
        <w:numPr>
          <w:ilvl w:val="0"/>
          <w:numId w:val="115"/>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Nếu thành công: Đóng modal, hiển thị message thông báo và quay trở lại bảng danh sách báo cáo</w:t>
      </w:r>
    </w:p>
    <w:p w14:paraId="31CA7043" w14:textId="77777777" w:rsidR="00482889" w:rsidRPr="006C5D4D" w:rsidRDefault="00DE60BA">
      <w:pPr>
        <w:numPr>
          <w:ilvl w:val="0"/>
          <w:numId w:val="115"/>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Nếu thất bại: Báo cáo sẽ không được chỉnh sửa và giữa nguyên các thông tin trước đó, hệ thống hiển thị thông báo lỗi</w:t>
      </w:r>
    </w:p>
    <w:p w14:paraId="3E418C03" w14:textId="77777777" w:rsidR="00482889" w:rsidRPr="006C5D4D" w:rsidRDefault="00DE60BA">
      <w:pPr>
        <w:pStyle w:val="Heading3"/>
        <w:spacing w:before="120" w:after="120"/>
        <w:rPr>
          <w:noProof/>
          <w:sz w:val="26"/>
          <w:szCs w:val="26"/>
        </w:rPr>
      </w:pPr>
      <w:bookmarkStart w:id="66" w:name="_28h4qwu" w:colFirst="0" w:colLast="0"/>
      <w:bookmarkEnd w:id="66"/>
      <w:r w:rsidRPr="006C5D4D">
        <w:rPr>
          <w:noProof/>
          <w:color w:val="000000"/>
          <w:sz w:val="26"/>
          <w:szCs w:val="26"/>
        </w:rPr>
        <w:t>3.4.8.</w:t>
      </w:r>
      <w:r w:rsidRPr="006C5D4D">
        <w:rPr>
          <w:noProof/>
          <w:color w:val="000000"/>
          <w:sz w:val="26"/>
          <w:szCs w:val="26"/>
        </w:rPr>
        <w:tab/>
        <w:t>Ca sử dụng “Đánh giá công việc”</w:t>
      </w:r>
    </w:p>
    <w:p w14:paraId="73A5287A"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Mô tả:</w:t>
      </w:r>
      <w:r w:rsidRPr="006C5D4D">
        <w:rPr>
          <w:noProof/>
          <w:color w:val="000000"/>
          <w:sz w:val="26"/>
          <w:szCs w:val="26"/>
        </w:rPr>
        <w:t xml:space="preserve"> Người dùng có quyền sử dụng truy cập để đánh giá tiến độ các báo cáo của người dùng trong hệ thống</w:t>
      </w:r>
    </w:p>
    <w:p w14:paraId="220EC4E9" w14:textId="77777777" w:rsidR="00482889" w:rsidRPr="006C5D4D" w:rsidRDefault="00DE60BA">
      <w:pPr>
        <w:pBdr>
          <w:top w:val="nil"/>
          <w:left w:val="nil"/>
          <w:bottom w:val="nil"/>
          <w:right w:val="nil"/>
          <w:between w:val="nil"/>
        </w:pBdr>
        <w:spacing w:before="120" w:after="120" w:line="240" w:lineRule="auto"/>
        <w:ind w:firstLine="562"/>
        <w:jc w:val="both"/>
        <w:rPr>
          <w:noProof/>
          <w:color w:val="000000"/>
          <w:sz w:val="26"/>
          <w:szCs w:val="26"/>
        </w:rPr>
      </w:pPr>
      <w:r w:rsidRPr="006C5D4D">
        <w:rPr>
          <w:b/>
          <w:noProof/>
          <w:color w:val="000000"/>
          <w:sz w:val="26"/>
          <w:szCs w:val="26"/>
        </w:rPr>
        <w:t>Tác nhân:</w:t>
      </w:r>
      <w:r w:rsidRPr="006C5D4D">
        <w:rPr>
          <w:noProof/>
          <w:color w:val="000000"/>
          <w:sz w:val="26"/>
          <w:szCs w:val="26"/>
        </w:rPr>
        <w:t xml:space="preserve"> Admin, leader</w:t>
      </w:r>
    </w:p>
    <w:p w14:paraId="2BA4EA66" w14:textId="77777777" w:rsidR="00482889" w:rsidRPr="006C5D4D" w:rsidRDefault="00DE60BA">
      <w:pPr>
        <w:pBdr>
          <w:top w:val="nil"/>
          <w:left w:val="nil"/>
          <w:bottom w:val="nil"/>
          <w:right w:val="nil"/>
          <w:between w:val="nil"/>
        </w:pBdr>
        <w:spacing w:before="120" w:after="120" w:line="240" w:lineRule="auto"/>
        <w:ind w:firstLine="562"/>
        <w:jc w:val="both"/>
        <w:rPr>
          <w:noProof/>
          <w:color w:val="000000"/>
          <w:sz w:val="26"/>
          <w:szCs w:val="26"/>
        </w:rPr>
      </w:pPr>
      <w:r w:rsidRPr="006C5D4D">
        <w:rPr>
          <w:b/>
          <w:noProof/>
          <w:color w:val="000000"/>
          <w:sz w:val="26"/>
          <w:szCs w:val="26"/>
        </w:rPr>
        <w:t>Luồng sự kiện chính</w:t>
      </w:r>
    </w:p>
    <w:p w14:paraId="70C11708" w14:textId="77777777" w:rsidR="00482889" w:rsidRPr="006C5D4D" w:rsidRDefault="00DE60BA">
      <w:pPr>
        <w:numPr>
          <w:ilvl w:val="0"/>
          <w:numId w:val="3"/>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Ca sử dụng bắt đầu khi admin/leader tiến hành đánh giá công việc đã làm của nhân viên</w:t>
      </w:r>
    </w:p>
    <w:p w14:paraId="3A9D6ECA" w14:textId="77777777" w:rsidR="00482889" w:rsidRPr="006C5D4D" w:rsidRDefault="00DE60BA">
      <w:pPr>
        <w:numPr>
          <w:ilvl w:val="0"/>
          <w:numId w:val="3"/>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Tại giao diện bảng d</w:t>
      </w:r>
      <w:r w:rsidRPr="006C5D4D">
        <w:rPr>
          <w:noProof/>
          <w:color w:val="000000"/>
          <w:sz w:val="26"/>
          <w:szCs w:val="26"/>
        </w:rPr>
        <w:t>anh sách báo cáo mỗi báo cáo sẽ có một button để đánh giá tương ứng</w:t>
      </w:r>
    </w:p>
    <w:p w14:paraId="44B00FFA" w14:textId="77777777" w:rsidR="00482889" w:rsidRPr="006C5D4D" w:rsidRDefault="00DE60BA">
      <w:pPr>
        <w:numPr>
          <w:ilvl w:val="0"/>
          <w:numId w:val="3"/>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Hệ thống sẽ hiển thị một modal chứa các thông tin mà admin/leader cần nhập để đánh giá một công việc</w:t>
      </w:r>
    </w:p>
    <w:p w14:paraId="3161C66F" w14:textId="77777777" w:rsidR="00482889" w:rsidRPr="006C5D4D" w:rsidRDefault="00DE60BA">
      <w:pPr>
        <w:numPr>
          <w:ilvl w:val="0"/>
          <w:numId w:val="4"/>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Điểm độ khó: dựa theo độ khó của công việc đang làm : easy(1), medium(2), hard(3), very hard(4)</w:t>
      </w:r>
    </w:p>
    <w:p w14:paraId="0F065749" w14:textId="77777777" w:rsidR="00482889" w:rsidRPr="006C5D4D" w:rsidRDefault="00DE60BA">
      <w:pPr>
        <w:numPr>
          <w:ilvl w:val="0"/>
          <w:numId w:val="4"/>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Điểm đánh giá: dựa theo tiến độ hoàn thành và kết quả của công việc: insufficient(1), fair(2), good(3), great(4), excellent(5) </w:t>
      </w:r>
    </w:p>
    <w:p w14:paraId="014F3F86" w14:textId="77777777" w:rsidR="00482889" w:rsidRPr="006C5D4D" w:rsidRDefault="00DE60BA">
      <w:pPr>
        <w:numPr>
          <w:ilvl w:val="0"/>
          <w:numId w:val="4"/>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Score: Điểm trung bình của một c</w:t>
      </w:r>
      <w:r w:rsidRPr="006C5D4D">
        <w:rPr>
          <w:noProof/>
          <w:color w:val="000000"/>
          <w:sz w:val="26"/>
          <w:szCs w:val="26"/>
        </w:rPr>
        <w:t>ông việc được tính theo công thức</w:t>
      </w:r>
    </w:p>
    <w:p w14:paraId="5844AD67" w14:textId="77777777" w:rsidR="00482889" w:rsidRPr="006C5D4D" w:rsidRDefault="00DE60BA">
      <w:pPr>
        <w:pBdr>
          <w:top w:val="nil"/>
          <w:left w:val="nil"/>
          <w:bottom w:val="nil"/>
          <w:right w:val="nil"/>
          <w:between w:val="nil"/>
        </w:pBdr>
        <w:spacing w:before="120" w:after="120" w:line="312" w:lineRule="auto"/>
        <w:ind w:left="720"/>
        <w:jc w:val="both"/>
        <w:rPr>
          <w:noProof/>
          <w:color w:val="000000"/>
          <w:sz w:val="26"/>
          <w:szCs w:val="26"/>
        </w:rPr>
      </w:pPr>
      <w:r w:rsidRPr="006C5D4D">
        <w:rPr>
          <w:noProof/>
          <w:color w:val="000000"/>
          <w:sz w:val="26"/>
          <w:szCs w:val="26"/>
        </w:rPr>
        <w:tab/>
        <w:t>Score = điểm độ khó*0.3 + điểm đánh giá*0.7</w:t>
      </w:r>
    </w:p>
    <w:p w14:paraId="5DBD2B53" w14:textId="77777777" w:rsidR="00482889" w:rsidRPr="006C5D4D" w:rsidRDefault="00DE60BA">
      <w:pPr>
        <w:numPr>
          <w:ilvl w:val="0"/>
          <w:numId w:val="5"/>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Tiến hành ấn “submit” để hoàn tất việc đánh giá một báo cáo</w:t>
      </w:r>
    </w:p>
    <w:p w14:paraId="3D33EB77" w14:textId="77777777" w:rsidR="00482889" w:rsidRPr="006C5D4D" w:rsidRDefault="00DE60BA">
      <w:pPr>
        <w:pBdr>
          <w:top w:val="nil"/>
          <w:left w:val="nil"/>
          <w:bottom w:val="nil"/>
          <w:right w:val="nil"/>
          <w:between w:val="nil"/>
        </w:pBdr>
        <w:spacing w:before="120" w:after="120" w:line="240" w:lineRule="auto"/>
        <w:ind w:firstLine="562"/>
        <w:jc w:val="both"/>
        <w:rPr>
          <w:noProof/>
          <w:color w:val="000000"/>
          <w:sz w:val="26"/>
          <w:szCs w:val="26"/>
        </w:rPr>
      </w:pPr>
      <w:r w:rsidRPr="006C5D4D">
        <w:rPr>
          <w:b/>
          <w:noProof/>
          <w:color w:val="000000"/>
          <w:sz w:val="26"/>
          <w:szCs w:val="26"/>
        </w:rPr>
        <w:t>Luồng thay thế: </w:t>
      </w:r>
    </w:p>
    <w:p w14:paraId="0BDD05AE" w14:textId="77777777" w:rsidR="00482889" w:rsidRPr="006C5D4D" w:rsidRDefault="00DE60BA">
      <w:pPr>
        <w:numPr>
          <w:ilvl w:val="0"/>
          <w:numId w:val="111"/>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Ấn button expand tại bảng danh sách báo cáo để đánh giá cũng như sửa lại thông tin đã đánh giá đó</w:t>
      </w:r>
    </w:p>
    <w:p w14:paraId="392FA8B2" w14:textId="77777777" w:rsidR="00482889" w:rsidRPr="006C5D4D" w:rsidRDefault="00DE60BA">
      <w:pPr>
        <w:pBdr>
          <w:top w:val="nil"/>
          <w:left w:val="nil"/>
          <w:bottom w:val="nil"/>
          <w:right w:val="nil"/>
          <w:between w:val="nil"/>
        </w:pBdr>
        <w:spacing w:before="120" w:after="120" w:line="240" w:lineRule="auto"/>
        <w:ind w:firstLine="562"/>
        <w:rPr>
          <w:noProof/>
          <w:color w:val="000000"/>
          <w:sz w:val="26"/>
          <w:szCs w:val="26"/>
        </w:rPr>
      </w:pPr>
      <w:r w:rsidRPr="006C5D4D">
        <w:rPr>
          <w:b/>
          <w:noProof/>
          <w:color w:val="000000"/>
          <w:sz w:val="26"/>
          <w:szCs w:val="26"/>
        </w:rPr>
        <w:lastRenderedPageBreak/>
        <w:t>Yêu cầu đặc biệt:</w:t>
      </w:r>
      <w:r w:rsidRPr="006C5D4D">
        <w:rPr>
          <w:noProof/>
          <w:color w:val="000000"/>
          <w:sz w:val="26"/>
          <w:szCs w:val="26"/>
        </w:rPr>
        <w:t> </w:t>
      </w:r>
    </w:p>
    <w:p w14:paraId="74678F40" w14:textId="77777777" w:rsidR="00482889" w:rsidRPr="006C5D4D" w:rsidRDefault="00DE60BA">
      <w:pPr>
        <w:numPr>
          <w:ilvl w:val="0"/>
          <w:numId w:val="112"/>
        </w:numPr>
        <w:pBdr>
          <w:top w:val="nil"/>
          <w:left w:val="nil"/>
          <w:bottom w:val="nil"/>
          <w:right w:val="nil"/>
          <w:between w:val="nil"/>
        </w:pBdr>
        <w:spacing w:before="120" w:after="120" w:line="240" w:lineRule="auto"/>
        <w:jc w:val="both"/>
        <w:rPr>
          <w:noProof/>
          <w:color w:val="000000"/>
        </w:rPr>
      </w:pPr>
      <w:r w:rsidRPr="006C5D4D">
        <w:rPr>
          <w:noProof/>
          <w:color w:val="000000"/>
          <w:sz w:val="26"/>
          <w:szCs w:val="26"/>
        </w:rPr>
        <w:t>Hệ thống có kết nối internet</w:t>
      </w:r>
    </w:p>
    <w:p w14:paraId="43EF7B3E" w14:textId="77777777" w:rsidR="00482889" w:rsidRPr="006C5D4D" w:rsidRDefault="00DE60BA">
      <w:pPr>
        <w:pBdr>
          <w:top w:val="nil"/>
          <w:left w:val="nil"/>
          <w:bottom w:val="nil"/>
          <w:right w:val="nil"/>
          <w:between w:val="nil"/>
        </w:pBdr>
        <w:spacing w:before="120" w:after="120" w:line="240" w:lineRule="auto"/>
        <w:ind w:firstLine="562"/>
        <w:rPr>
          <w:noProof/>
          <w:color w:val="000000"/>
          <w:sz w:val="26"/>
          <w:szCs w:val="26"/>
        </w:rPr>
      </w:pPr>
      <w:r w:rsidRPr="006C5D4D">
        <w:rPr>
          <w:b/>
          <w:noProof/>
          <w:color w:val="000000"/>
          <w:sz w:val="26"/>
          <w:szCs w:val="26"/>
        </w:rPr>
        <w:t>Điều kiện trước:</w:t>
      </w:r>
      <w:r w:rsidRPr="006C5D4D">
        <w:rPr>
          <w:noProof/>
          <w:color w:val="000000"/>
          <w:sz w:val="26"/>
          <w:szCs w:val="26"/>
        </w:rPr>
        <w:t> </w:t>
      </w:r>
    </w:p>
    <w:p w14:paraId="5557D011" w14:textId="77777777" w:rsidR="00482889" w:rsidRPr="006C5D4D" w:rsidRDefault="00DE60BA">
      <w:pPr>
        <w:numPr>
          <w:ilvl w:val="0"/>
          <w:numId w:val="113"/>
        </w:numPr>
        <w:pBdr>
          <w:top w:val="nil"/>
          <w:left w:val="nil"/>
          <w:bottom w:val="nil"/>
          <w:right w:val="nil"/>
          <w:between w:val="nil"/>
        </w:pBdr>
        <w:spacing w:before="120" w:after="120" w:line="240" w:lineRule="auto"/>
        <w:jc w:val="both"/>
        <w:rPr>
          <w:noProof/>
          <w:color w:val="000000"/>
        </w:rPr>
      </w:pPr>
      <w:r w:rsidRPr="006C5D4D">
        <w:rPr>
          <w:noProof/>
          <w:color w:val="000000"/>
          <w:sz w:val="26"/>
          <w:szCs w:val="26"/>
        </w:rPr>
        <w:t>Người dùng đăng nhập vào hệ thống với tài khoản mang quyền admin/leader</w:t>
      </w:r>
    </w:p>
    <w:p w14:paraId="24D5EE26" w14:textId="77777777" w:rsidR="00482889" w:rsidRPr="006C5D4D" w:rsidRDefault="00DE60BA">
      <w:pPr>
        <w:pBdr>
          <w:top w:val="nil"/>
          <w:left w:val="nil"/>
          <w:bottom w:val="nil"/>
          <w:right w:val="nil"/>
          <w:between w:val="nil"/>
        </w:pBdr>
        <w:spacing w:before="120" w:after="120" w:line="240" w:lineRule="auto"/>
        <w:ind w:firstLine="562"/>
        <w:rPr>
          <w:noProof/>
          <w:color w:val="000000"/>
          <w:sz w:val="26"/>
          <w:szCs w:val="26"/>
        </w:rPr>
      </w:pPr>
      <w:r w:rsidRPr="006C5D4D">
        <w:rPr>
          <w:b/>
          <w:noProof/>
          <w:color w:val="000000"/>
          <w:sz w:val="26"/>
          <w:szCs w:val="26"/>
        </w:rPr>
        <w:t>Điều kiện sau:</w:t>
      </w:r>
    </w:p>
    <w:p w14:paraId="3E1DF6B4" w14:textId="77777777" w:rsidR="00482889" w:rsidRPr="006C5D4D" w:rsidRDefault="00DE60BA">
      <w:pPr>
        <w:numPr>
          <w:ilvl w:val="0"/>
          <w:numId w:val="8"/>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Nếu thành công: Đóng modal đánh giá và quay trở lại bảng danh sách báo cáo với trường "Evaluation status” của báo cáo đó chuyển thành “Evaluated”</w:t>
      </w:r>
    </w:p>
    <w:p w14:paraId="1E8E3B7F" w14:textId="77777777" w:rsidR="00482889" w:rsidRPr="006C5D4D" w:rsidRDefault="00DE60BA">
      <w:pPr>
        <w:numPr>
          <w:ilvl w:val="0"/>
          <w:numId w:val="8"/>
        </w:numPr>
        <w:pBdr>
          <w:top w:val="nil"/>
          <w:left w:val="nil"/>
          <w:bottom w:val="nil"/>
          <w:right w:val="nil"/>
          <w:between w:val="nil"/>
        </w:pBdr>
        <w:spacing w:before="120" w:after="120" w:line="312" w:lineRule="auto"/>
        <w:jc w:val="both"/>
        <w:rPr>
          <w:noProof/>
          <w:color w:val="000000"/>
        </w:rPr>
      </w:pPr>
      <w:r w:rsidRPr="006C5D4D">
        <w:rPr>
          <w:noProof/>
          <w:color w:val="000000"/>
          <w:sz w:val="26"/>
          <w:szCs w:val="26"/>
        </w:rPr>
        <w:t>Nếu thất bại: Thông tin đánh giá báo cáo sẽ không được thêm và hệ thống thông báo lỗi cho người dùng</w:t>
      </w:r>
    </w:p>
    <w:p w14:paraId="518D4463" w14:textId="77777777" w:rsidR="00482889" w:rsidRPr="006C5D4D" w:rsidRDefault="00DE60BA">
      <w:pPr>
        <w:pStyle w:val="Heading3"/>
        <w:spacing w:before="120" w:after="120"/>
        <w:rPr>
          <w:noProof/>
          <w:sz w:val="26"/>
          <w:szCs w:val="26"/>
        </w:rPr>
      </w:pPr>
      <w:bookmarkStart w:id="67" w:name="_nmf14n" w:colFirst="0" w:colLast="0"/>
      <w:bookmarkEnd w:id="67"/>
      <w:r w:rsidRPr="006C5D4D">
        <w:rPr>
          <w:noProof/>
          <w:color w:val="000000"/>
          <w:sz w:val="26"/>
          <w:szCs w:val="26"/>
        </w:rPr>
        <w:t>3.4.9.</w:t>
      </w:r>
      <w:r w:rsidRPr="006C5D4D">
        <w:rPr>
          <w:noProof/>
          <w:color w:val="000000"/>
          <w:sz w:val="26"/>
          <w:szCs w:val="26"/>
        </w:rPr>
        <w:tab/>
        <w:t>Ca</w:t>
      </w:r>
      <w:r w:rsidRPr="006C5D4D">
        <w:rPr>
          <w:noProof/>
          <w:color w:val="000000"/>
          <w:sz w:val="26"/>
          <w:szCs w:val="26"/>
        </w:rPr>
        <w:t xml:space="preserve"> sử dụng “Export báo cáo”</w:t>
      </w:r>
    </w:p>
    <w:p w14:paraId="33856E38" w14:textId="77777777" w:rsidR="00482889" w:rsidRPr="006C5D4D" w:rsidRDefault="00DE60BA">
      <w:pPr>
        <w:pBdr>
          <w:top w:val="nil"/>
          <w:left w:val="nil"/>
          <w:bottom w:val="nil"/>
          <w:right w:val="nil"/>
          <w:between w:val="nil"/>
        </w:pBdr>
        <w:spacing w:before="120" w:after="120" w:line="240" w:lineRule="auto"/>
        <w:ind w:firstLine="562"/>
        <w:jc w:val="both"/>
        <w:rPr>
          <w:noProof/>
          <w:color w:val="000000"/>
          <w:sz w:val="26"/>
          <w:szCs w:val="26"/>
        </w:rPr>
      </w:pPr>
      <w:r w:rsidRPr="006C5D4D">
        <w:rPr>
          <w:b/>
          <w:noProof/>
          <w:color w:val="000000"/>
          <w:sz w:val="26"/>
          <w:szCs w:val="26"/>
        </w:rPr>
        <w:t>Mô tả:</w:t>
      </w:r>
      <w:r w:rsidRPr="006C5D4D">
        <w:rPr>
          <w:noProof/>
          <w:color w:val="000000"/>
          <w:sz w:val="26"/>
          <w:szCs w:val="26"/>
        </w:rPr>
        <w:t xml:space="preserve"> Hệ thống cho phép xuất bảng thông tin báo cáo từ bảng danh sách ra file excel</w:t>
      </w:r>
    </w:p>
    <w:p w14:paraId="20E23589" w14:textId="77777777" w:rsidR="00482889" w:rsidRPr="006C5D4D" w:rsidRDefault="00DE60BA">
      <w:pPr>
        <w:pBdr>
          <w:top w:val="nil"/>
          <w:left w:val="nil"/>
          <w:bottom w:val="nil"/>
          <w:right w:val="nil"/>
          <w:between w:val="nil"/>
        </w:pBdr>
        <w:spacing w:before="120" w:after="120" w:line="240" w:lineRule="auto"/>
        <w:ind w:firstLine="562"/>
        <w:jc w:val="both"/>
        <w:rPr>
          <w:noProof/>
          <w:color w:val="000000"/>
          <w:sz w:val="26"/>
          <w:szCs w:val="26"/>
        </w:rPr>
      </w:pPr>
      <w:r w:rsidRPr="006C5D4D">
        <w:rPr>
          <w:b/>
          <w:noProof/>
          <w:color w:val="000000"/>
          <w:sz w:val="26"/>
          <w:szCs w:val="26"/>
        </w:rPr>
        <w:t>Tác nhân:</w:t>
      </w:r>
      <w:r w:rsidRPr="006C5D4D">
        <w:rPr>
          <w:noProof/>
          <w:color w:val="000000"/>
          <w:sz w:val="26"/>
          <w:szCs w:val="26"/>
        </w:rPr>
        <w:t xml:space="preserve"> Admin, manager</w:t>
      </w:r>
    </w:p>
    <w:p w14:paraId="212C7E6C" w14:textId="77777777" w:rsidR="00482889" w:rsidRPr="006C5D4D" w:rsidRDefault="00DE60BA">
      <w:pPr>
        <w:pBdr>
          <w:top w:val="nil"/>
          <w:left w:val="nil"/>
          <w:bottom w:val="nil"/>
          <w:right w:val="nil"/>
          <w:between w:val="nil"/>
        </w:pBdr>
        <w:spacing w:before="120" w:after="120" w:line="240" w:lineRule="auto"/>
        <w:ind w:firstLine="562"/>
        <w:jc w:val="both"/>
        <w:rPr>
          <w:noProof/>
          <w:color w:val="000000"/>
          <w:sz w:val="26"/>
          <w:szCs w:val="26"/>
        </w:rPr>
      </w:pPr>
      <w:r w:rsidRPr="006C5D4D">
        <w:rPr>
          <w:b/>
          <w:noProof/>
          <w:color w:val="000000"/>
          <w:sz w:val="26"/>
          <w:szCs w:val="26"/>
        </w:rPr>
        <w:t>Luồng sự kiện chính</w:t>
      </w:r>
    </w:p>
    <w:p w14:paraId="42FAAACF" w14:textId="77777777" w:rsidR="00482889" w:rsidRPr="006C5D4D" w:rsidRDefault="00DE60BA">
      <w:pPr>
        <w:numPr>
          <w:ilvl w:val="0"/>
          <w:numId w:val="9"/>
        </w:numPr>
        <w:pBdr>
          <w:top w:val="nil"/>
          <w:left w:val="nil"/>
          <w:bottom w:val="nil"/>
          <w:right w:val="nil"/>
          <w:between w:val="nil"/>
        </w:pBdr>
        <w:spacing w:before="120" w:after="120"/>
        <w:ind w:left="1080"/>
        <w:jc w:val="both"/>
        <w:rPr>
          <w:noProof/>
          <w:color w:val="000000"/>
        </w:rPr>
      </w:pPr>
      <w:r w:rsidRPr="006C5D4D">
        <w:rPr>
          <w:noProof/>
          <w:color w:val="000000"/>
          <w:sz w:val="26"/>
          <w:szCs w:val="26"/>
        </w:rPr>
        <w:t>Ca sử dụng được thực hiện khi xuất danh sách báo cáo ra file excel để có thể dễ dàng trong việc down</w:t>
      </w:r>
      <w:r w:rsidRPr="006C5D4D">
        <w:rPr>
          <w:noProof/>
          <w:color w:val="000000"/>
          <w:sz w:val="26"/>
          <w:szCs w:val="26"/>
        </w:rPr>
        <w:t>load, in, lưu trữ dữ liệu, ...</w:t>
      </w:r>
    </w:p>
    <w:p w14:paraId="25779C2B" w14:textId="77777777" w:rsidR="00482889" w:rsidRPr="006C5D4D" w:rsidRDefault="00DE60BA">
      <w:pPr>
        <w:numPr>
          <w:ilvl w:val="0"/>
          <w:numId w:val="9"/>
        </w:numPr>
        <w:pBdr>
          <w:top w:val="nil"/>
          <w:left w:val="nil"/>
          <w:bottom w:val="nil"/>
          <w:right w:val="nil"/>
          <w:between w:val="nil"/>
        </w:pBdr>
        <w:spacing w:before="120" w:after="120"/>
        <w:ind w:left="1080"/>
        <w:jc w:val="both"/>
        <w:rPr>
          <w:noProof/>
          <w:color w:val="000000"/>
        </w:rPr>
      </w:pPr>
      <w:r w:rsidRPr="006C5D4D">
        <w:rPr>
          <w:noProof/>
          <w:color w:val="000000"/>
          <w:sz w:val="26"/>
          <w:szCs w:val="26"/>
        </w:rPr>
        <w:t>Tại bảng danh sách báo cáo người dùng tiến hành ấn button “export” để xuất ra excel</w:t>
      </w:r>
    </w:p>
    <w:p w14:paraId="78AEF6B5" w14:textId="77777777" w:rsidR="00482889" w:rsidRPr="006C5D4D" w:rsidRDefault="00DE60BA">
      <w:pPr>
        <w:numPr>
          <w:ilvl w:val="0"/>
          <w:numId w:val="9"/>
        </w:numPr>
        <w:pBdr>
          <w:top w:val="nil"/>
          <w:left w:val="nil"/>
          <w:bottom w:val="nil"/>
          <w:right w:val="nil"/>
          <w:between w:val="nil"/>
        </w:pBdr>
        <w:spacing w:before="120" w:after="120"/>
        <w:ind w:left="1080"/>
        <w:jc w:val="both"/>
        <w:rPr>
          <w:noProof/>
          <w:color w:val="000000"/>
        </w:rPr>
      </w:pPr>
      <w:r w:rsidRPr="006C5D4D">
        <w:rPr>
          <w:noProof/>
          <w:color w:val="000000"/>
          <w:sz w:val="26"/>
          <w:szCs w:val="26"/>
        </w:rPr>
        <w:t>Thông tin báo cáo được xuất ra file excel chứa tất cả thông tin của báo cáo</w:t>
      </w:r>
    </w:p>
    <w:p w14:paraId="6B3B7CD4" w14:textId="77777777" w:rsidR="00482889" w:rsidRPr="006C5D4D" w:rsidRDefault="00DE60BA">
      <w:pPr>
        <w:numPr>
          <w:ilvl w:val="0"/>
          <w:numId w:val="9"/>
        </w:numPr>
        <w:pBdr>
          <w:top w:val="nil"/>
          <w:left w:val="nil"/>
          <w:bottom w:val="nil"/>
          <w:right w:val="nil"/>
          <w:between w:val="nil"/>
        </w:pBdr>
        <w:spacing w:before="120" w:after="120"/>
        <w:ind w:left="1080"/>
        <w:jc w:val="both"/>
        <w:rPr>
          <w:noProof/>
          <w:color w:val="000000"/>
        </w:rPr>
      </w:pPr>
      <w:r w:rsidRPr="006C5D4D">
        <w:rPr>
          <w:noProof/>
          <w:color w:val="000000"/>
          <w:sz w:val="26"/>
          <w:szCs w:val="26"/>
        </w:rPr>
        <w:t>Người dùng chọn xuất báo cáo theo loại thời gian chọn khoảng thời gian tương ứng</w:t>
      </w:r>
    </w:p>
    <w:p w14:paraId="6430D39D" w14:textId="77777777" w:rsidR="00482889" w:rsidRPr="006C5D4D" w:rsidRDefault="00DE60BA">
      <w:pPr>
        <w:numPr>
          <w:ilvl w:val="0"/>
          <w:numId w:val="9"/>
        </w:numPr>
        <w:pBdr>
          <w:top w:val="nil"/>
          <w:left w:val="nil"/>
          <w:bottom w:val="nil"/>
          <w:right w:val="nil"/>
          <w:between w:val="nil"/>
        </w:pBdr>
        <w:spacing w:before="120" w:after="120"/>
        <w:ind w:left="1080"/>
        <w:jc w:val="both"/>
        <w:rPr>
          <w:noProof/>
          <w:color w:val="000000"/>
        </w:rPr>
      </w:pPr>
      <w:r w:rsidRPr="006C5D4D">
        <w:rPr>
          <w:noProof/>
          <w:color w:val="000000"/>
          <w:sz w:val="26"/>
          <w:szCs w:val="26"/>
        </w:rPr>
        <w:t>Báo cáo được xuất ra file với tên có dạng “Name_Type time_Time”</w:t>
      </w:r>
    </w:p>
    <w:p w14:paraId="40331EF4" w14:textId="77777777" w:rsidR="00482889" w:rsidRPr="006C5D4D" w:rsidRDefault="00DE60BA">
      <w:pPr>
        <w:pBdr>
          <w:top w:val="nil"/>
          <w:left w:val="nil"/>
          <w:bottom w:val="nil"/>
          <w:right w:val="nil"/>
          <w:between w:val="nil"/>
        </w:pBdr>
        <w:spacing w:before="120" w:after="120" w:line="240" w:lineRule="auto"/>
        <w:ind w:firstLine="562"/>
        <w:rPr>
          <w:noProof/>
          <w:color w:val="000000"/>
          <w:sz w:val="26"/>
          <w:szCs w:val="26"/>
        </w:rPr>
      </w:pPr>
      <w:r w:rsidRPr="006C5D4D">
        <w:rPr>
          <w:b/>
          <w:noProof/>
          <w:color w:val="000000"/>
          <w:sz w:val="26"/>
          <w:szCs w:val="26"/>
        </w:rPr>
        <w:t>Luồng thay thế:</w:t>
      </w:r>
    </w:p>
    <w:p w14:paraId="04374638" w14:textId="77777777" w:rsidR="00482889" w:rsidRPr="006C5D4D" w:rsidRDefault="00DE60BA">
      <w:pPr>
        <w:numPr>
          <w:ilvl w:val="0"/>
          <w:numId w:val="10"/>
        </w:numPr>
        <w:pBdr>
          <w:top w:val="nil"/>
          <w:left w:val="nil"/>
          <w:bottom w:val="nil"/>
          <w:right w:val="nil"/>
          <w:between w:val="nil"/>
        </w:pBdr>
        <w:spacing w:before="120" w:after="120"/>
        <w:ind w:left="1080"/>
        <w:jc w:val="both"/>
        <w:rPr>
          <w:noProof/>
          <w:color w:val="000000"/>
        </w:rPr>
      </w:pPr>
      <w:r w:rsidRPr="006C5D4D">
        <w:rPr>
          <w:noProof/>
          <w:color w:val="000000"/>
          <w:sz w:val="26"/>
          <w:szCs w:val="26"/>
        </w:rPr>
        <w:t>Hiển thị một messag</w:t>
      </w:r>
      <w:r w:rsidRPr="006C5D4D">
        <w:rPr>
          <w:noProof/>
          <w:color w:val="000000"/>
          <w:sz w:val="26"/>
          <w:szCs w:val="26"/>
        </w:rPr>
        <w:t>e thông báo nếu chưa chọn thời gian xuất danh sách báo báo</w:t>
      </w:r>
    </w:p>
    <w:p w14:paraId="578D8212" w14:textId="77777777" w:rsidR="00482889" w:rsidRPr="006C5D4D" w:rsidRDefault="00DE60BA">
      <w:pPr>
        <w:pBdr>
          <w:top w:val="nil"/>
          <w:left w:val="nil"/>
          <w:bottom w:val="nil"/>
          <w:right w:val="nil"/>
          <w:between w:val="nil"/>
        </w:pBdr>
        <w:spacing w:before="120" w:after="120" w:line="240" w:lineRule="auto"/>
        <w:ind w:firstLine="562"/>
        <w:rPr>
          <w:noProof/>
          <w:color w:val="000000"/>
          <w:sz w:val="26"/>
          <w:szCs w:val="26"/>
        </w:rPr>
      </w:pPr>
      <w:r w:rsidRPr="006C5D4D">
        <w:rPr>
          <w:b/>
          <w:noProof/>
          <w:color w:val="000000"/>
          <w:sz w:val="26"/>
          <w:szCs w:val="26"/>
        </w:rPr>
        <w:t>Yêu cầu đặc biệt:</w:t>
      </w:r>
      <w:r w:rsidRPr="006C5D4D">
        <w:rPr>
          <w:noProof/>
          <w:color w:val="000000"/>
          <w:sz w:val="26"/>
          <w:szCs w:val="26"/>
        </w:rPr>
        <w:t> </w:t>
      </w:r>
    </w:p>
    <w:p w14:paraId="6AC3E16D" w14:textId="77777777" w:rsidR="00482889" w:rsidRPr="006C5D4D" w:rsidRDefault="00DE60BA">
      <w:pPr>
        <w:numPr>
          <w:ilvl w:val="0"/>
          <w:numId w:val="1"/>
        </w:numPr>
        <w:pBdr>
          <w:top w:val="nil"/>
          <w:left w:val="nil"/>
          <w:bottom w:val="nil"/>
          <w:right w:val="nil"/>
          <w:between w:val="nil"/>
        </w:pBdr>
        <w:spacing w:before="120" w:after="120"/>
        <w:ind w:left="1080"/>
        <w:jc w:val="both"/>
        <w:rPr>
          <w:noProof/>
          <w:color w:val="000000"/>
        </w:rPr>
      </w:pPr>
      <w:r w:rsidRPr="006C5D4D">
        <w:rPr>
          <w:noProof/>
          <w:color w:val="000000"/>
          <w:sz w:val="26"/>
          <w:szCs w:val="26"/>
        </w:rPr>
        <w:t>Hệ thống có kết nối internet</w:t>
      </w:r>
    </w:p>
    <w:p w14:paraId="77ABFA38" w14:textId="77777777" w:rsidR="00482889" w:rsidRPr="006C5D4D" w:rsidRDefault="00DE60BA">
      <w:pPr>
        <w:numPr>
          <w:ilvl w:val="0"/>
          <w:numId w:val="1"/>
        </w:numPr>
        <w:pBdr>
          <w:top w:val="nil"/>
          <w:left w:val="nil"/>
          <w:bottom w:val="nil"/>
          <w:right w:val="nil"/>
          <w:between w:val="nil"/>
        </w:pBdr>
        <w:spacing w:before="120" w:after="120"/>
        <w:ind w:left="1080"/>
        <w:jc w:val="both"/>
        <w:rPr>
          <w:noProof/>
          <w:color w:val="000000"/>
        </w:rPr>
      </w:pPr>
      <w:r w:rsidRPr="006C5D4D">
        <w:rPr>
          <w:noProof/>
          <w:color w:val="000000"/>
          <w:sz w:val="26"/>
          <w:szCs w:val="26"/>
        </w:rPr>
        <w:t>Dung lượng lưu trữ trong máy tính muốn xuất file còn đủ dung lượng còn trống</w:t>
      </w:r>
    </w:p>
    <w:p w14:paraId="1BAB3E91" w14:textId="77777777" w:rsidR="00482889" w:rsidRPr="006C5D4D" w:rsidRDefault="00DE60BA">
      <w:pPr>
        <w:pBdr>
          <w:top w:val="nil"/>
          <w:left w:val="nil"/>
          <w:bottom w:val="nil"/>
          <w:right w:val="nil"/>
          <w:between w:val="nil"/>
        </w:pBdr>
        <w:spacing w:before="120" w:after="120"/>
        <w:ind w:firstLine="562"/>
        <w:jc w:val="both"/>
        <w:rPr>
          <w:noProof/>
          <w:color w:val="000000"/>
          <w:sz w:val="26"/>
          <w:szCs w:val="26"/>
        </w:rPr>
      </w:pPr>
      <w:r w:rsidRPr="006C5D4D">
        <w:rPr>
          <w:b/>
          <w:noProof/>
          <w:color w:val="000000"/>
          <w:sz w:val="26"/>
          <w:szCs w:val="26"/>
        </w:rPr>
        <w:t>Điều kiện trước: </w:t>
      </w:r>
    </w:p>
    <w:p w14:paraId="138BFCD9" w14:textId="77777777" w:rsidR="00482889" w:rsidRPr="006C5D4D" w:rsidRDefault="00DE60BA">
      <w:pPr>
        <w:numPr>
          <w:ilvl w:val="0"/>
          <w:numId w:val="2"/>
        </w:numPr>
        <w:pBdr>
          <w:top w:val="nil"/>
          <w:left w:val="nil"/>
          <w:bottom w:val="nil"/>
          <w:right w:val="nil"/>
          <w:between w:val="nil"/>
        </w:pBdr>
        <w:spacing w:before="120" w:after="120"/>
        <w:ind w:left="1080"/>
        <w:jc w:val="both"/>
        <w:rPr>
          <w:noProof/>
          <w:color w:val="000000"/>
        </w:rPr>
      </w:pPr>
      <w:r w:rsidRPr="006C5D4D">
        <w:rPr>
          <w:noProof/>
          <w:color w:val="000000"/>
          <w:sz w:val="26"/>
          <w:szCs w:val="26"/>
        </w:rPr>
        <w:t>Người dùng đăng nhập vào hệ thống với tài khoản mang quyền admin/manager</w:t>
      </w:r>
    </w:p>
    <w:p w14:paraId="7C6FBED6" w14:textId="77777777" w:rsidR="00482889" w:rsidRPr="006C5D4D" w:rsidRDefault="00DE60BA">
      <w:pPr>
        <w:numPr>
          <w:ilvl w:val="0"/>
          <w:numId w:val="2"/>
        </w:numPr>
        <w:pBdr>
          <w:top w:val="nil"/>
          <w:left w:val="nil"/>
          <w:bottom w:val="nil"/>
          <w:right w:val="nil"/>
          <w:between w:val="nil"/>
        </w:pBdr>
        <w:spacing w:before="120" w:after="120"/>
        <w:ind w:left="1080"/>
        <w:jc w:val="both"/>
        <w:rPr>
          <w:noProof/>
          <w:color w:val="000000"/>
        </w:rPr>
      </w:pPr>
      <w:r w:rsidRPr="006C5D4D">
        <w:rPr>
          <w:noProof/>
          <w:color w:val="000000"/>
          <w:sz w:val="26"/>
          <w:szCs w:val="26"/>
        </w:rPr>
        <w:t>Chọn khoảng thời gian muốn xuất danh sách báo cáo ra file excel</w:t>
      </w:r>
    </w:p>
    <w:p w14:paraId="65F905CF" w14:textId="77777777" w:rsidR="00482889" w:rsidRPr="006C5D4D" w:rsidRDefault="00DE60BA">
      <w:pPr>
        <w:pBdr>
          <w:top w:val="nil"/>
          <w:left w:val="nil"/>
          <w:bottom w:val="nil"/>
          <w:right w:val="nil"/>
          <w:between w:val="nil"/>
        </w:pBdr>
        <w:spacing w:before="120" w:after="120" w:line="240" w:lineRule="auto"/>
        <w:ind w:firstLine="562"/>
        <w:jc w:val="both"/>
        <w:rPr>
          <w:noProof/>
          <w:color w:val="000000"/>
          <w:sz w:val="26"/>
          <w:szCs w:val="26"/>
        </w:rPr>
      </w:pPr>
      <w:r w:rsidRPr="006C5D4D">
        <w:rPr>
          <w:b/>
          <w:noProof/>
          <w:color w:val="000000"/>
          <w:sz w:val="26"/>
          <w:szCs w:val="26"/>
        </w:rPr>
        <w:t>Điều kiện sau: </w:t>
      </w:r>
    </w:p>
    <w:p w14:paraId="1D60CFF6" w14:textId="77777777" w:rsidR="00482889" w:rsidRPr="006C5D4D" w:rsidRDefault="00DE60BA">
      <w:pPr>
        <w:numPr>
          <w:ilvl w:val="0"/>
          <w:numId w:val="35"/>
        </w:numPr>
        <w:pBdr>
          <w:top w:val="nil"/>
          <w:left w:val="nil"/>
          <w:bottom w:val="nil"/>
          <w:right w:val="nil"/>
          <w:between w:val="nil"/>
        </w:pBdr>
        <w:spacing w:before="120" w:after="120"/>
        <w:ind w:left="1080"/>
        <w:jc w:val="both"/>
        <w:rPr>
          <w:noProof/>
          <w:color w:val="000000"/>
        </w:rPr>
      </w:pPr>
      <w:r w:rsidRPr="006C5D4D">
        <w:rPr>
          <w:noProof/>
          <w:color w:val="000000"/>
          <w:sz w:val="26"/>
          <w:szCs w:val="26"/>
        </w:rPr>
        <w:lastRenderedPageBreak/>
        <w:t>Nếu thành công: Bảng danh sách được xuất ra file excel </w:t>
      </w:r>
    </w:p>
    <w:p w14:paraId="2616CA37" w14:textId="77777777" w:rsidR="00482889" w:rsidRPr="006C5D4D" w:rsidRDefault="00DE60BA">
      <w:pPr>
        <w:numPr>
          <w:ilvl w:val="0"/>
          <w:numId w:val="35"/>
        </w:numPr>
        <w:pBdr>
          <w:top w:val="nil"/>
          <w:left w:val="nil"/>
          <w:bottom w:val="nil"/>
          <w:right w:val="nil"/>
          <w:between w:val="nil"/>
        </w:pBdr>
        <w:spacing w:before="120" w:after="120"/>
        <w:ind w:left="1080"/>
        <w:jc w:val="both"/>
        <w:rPr>
          <w:noProof/>
          <w:color w:val="000000"/>
        </w:rPr>
      </w:pPr>
      <w:r w:rsidRPr="006C5D4D">
        <w:rPr>
          <w:noProof/>
          <w:color w:val="000000"/>
          <w:sz w:val="26"/>
          <w:szCs w:val="26"/>
        </w:rPr>
        <w:t>Nếu thất bại: Hệ thống thông báo lỗi cho người dùng</w:t>
      </w:r>
    </w:p>
    <w:p w14:paraId="53585C26" w14:textId="77777777" w:rsidR="00482889" w:rsidRPr="006C5D4D" w:rsidRDefault="00482889">
      <w:pPr>
        <w:spacing w:before="120" w:after="120"/>
        <w:ind w:left="720"/>
        <w:jc w:val="both"/>
        <w:rPr>
          <w:noProof/>
          <w:sz w:val="26"/>
          <w:szCs w:val="26"/>
        </w:rPr>
      </w:pPr>
    </w:p>
    <w:p w14:paraId="7FD3F22C" w14:textId="77777777" w:rsidR="00482889" w:rsidRPr="006C5D4D" w:rsidRDefault="00DE60BA">
      <w:pPr>
        <w:pStyle w:val="Heading3"/>
        <w:spacing w:before="120" w:after="120"/>
        <w:rPr>
          <w:noProof/>
          <w:sz w:val="26"/>
          <w:szCs w:val="26"/>
        </w:rPr>
      </w:pPr>
      <w:bookmarkStart w:id="68" w:name="_37m2jsg" w:colFirst="0" w:colLast="0"/>
      <w:bookmarkEnd w:id="68"/>
      <w:r w:rsidRPr="006C5D4D">
        <w:rPr>
          <w:noProof/>
          <w:color w:val="000000"/>
          <w:sz w:val="26"/>
          <w:szCs w:val="26"/>
        </w:rPr>
        <w:t>3.4.10. Ca sử dụng “Quản lý báo cáo của nhân viên”</w:t>
      </w:r>
    </w:p>
    <w:p w14:paraId="00FE700F"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b/>
          <w:noProof/>
          <w:color w:val="000000"/>
          <w:sz w:val="26"/>
          <w:szCs w:val="26"/>
        </w:rPr>
        <w:t>Mô tả:</w:t>
      </w:r>
      <w:r w:rsidRPr="006C5D4D">
        <w:rPr>
          <w:noProof/>
          <w:color w:val="000000"/>
          <w:sz w:val="26"/>
          <w:szCs w:val="26"/>
        </w:rPr>
        <w:t xml:space="preserve"> Có thể thực hiện các thao tác quản lý đối với hệ thống báo cáo của người </w:t>
      </w:r>
      <w:r w:rsidRPr="006C5D4D">
        <w:rPr>
          <w:noProof/>
          <w:color w:val="000000"/>
          <w:sz w:val="26"/>
          <w:szCs w:val="26"/>
        </w:rPr>
        <w:t>dùng khác</w:t>
      </w:r>
    </w:p>
    <w:p w14:paraId="3C1D9C7B"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b/>
          <w:noProof/>
          <w:color w:val="000000"/>
          <w:sz w:val="26"/>
          <w:szCs w:val="26"/>
        </w:rPr>
        <w:t>Tác nhân:</w:t>
      </w:r>
      <w:r w:rsidRPr="006C5D4D">
        <w:rPr>
          <w:noProof/>
          <w:color w:val="000000"/>
          <w:sz w:val="26"/>
          <w:szCs w:val="26"/>
        </w:rPr>
        <w:t xml:space="preserve"> Admin, leader</w:t>
      </w:r>
    </w:p>
    <w:p w14:paraId="5708FAE4"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b/>
          <w:noProof/>
          <w:color w:val="000000"/>
          <w:sz w:val="26"/>
          <w:szCs w:val="26"/>
        </w:rPr>
        <w:t>Luồng sự kiện chính</w:t>
      </w:r>
    </w:p>
    <w:p w14:paraId="0E8DEAD4" w14:textId="77777777" w:rsidR="00482889" w:rsidRPr="006C5D4D" w:rsidRDefault="00DE60BA">
      <w:pPr>
        <w:numPr>
          <w:ilvl w:val="0"/>
          <w:numId w:val="21"/>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Có hai cách có thể truy cập và quản lý báo cáo của người dùng khác</w:t>
      </w:r>
    </w:p>
    <w:p w14:paraId="75766D00" w14:textId="77777777" w:rsidR="00482889" w:rsidRPr="006C5D4D" w:rsidRDefault="00DE60BA">
      <w:pPr>
        <w:numPr>
          <w:ilvl w:val="1"/>
          <w:numId w:val="13"/>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Truy cập từ báo cáo tương ứng với của mỗi nhân viên tại giao diện quản lý người dùng</w:t>
      </w:r>
    </w:p>
    <w:p w14:paraId="5B409CB9" w14:textId="77777777" w:rsidR="00482889" w:rsidRPr="006C5D4D" w:rsidRDefault="00DE60BA">
      <w:pPr>
        <w:numPr>
          <w:ilvl w:val="1"/>
          <w:numId w:val="13"/>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Tại giao diện bảng danh sách báo cáo nhập tên người dùng mình muốn truy cập hệ thống báo cáo của họ tại phần tìm kiếm</w:t>
      </w:r>
    </w:p>
    <w:p w14:paraId="58C94BA2" w14:textId="77777777" w:rsidR="00482889" w:rsidRPr="006C5D4D" w:rsidRDefault="00DE60BA">
      <w:pPr>
        <w:numPr>
          <w:ilvl w:val="0"/>
          <w:numId w:val="13"/>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Tại giao diện quản lý báo cáo của người dùng khác người dùng có thể thực hiện các tác vụ như thêm, sửa, xóa báo cáo</w:t>
      </w:r>
    </w:p>
    <w:p w14:paraId="3D676B4E" w14:textId="77777777" w:rsidR="00482889" w:rsidRPr="006C5D4D" w:rsidRDefault="00DE60BA">
      <w:pPr>
        <w:numPr>
          <w:ilvl w:val="1"/>
          <w:numId w:val="13"/>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Admin: Có thể thực hiện các tác vụ quản lý đối với tất cả báo cáo của toàn bộ người dùng trong hệ thống</w:t>
      </w:r>
    </w:p>
    <w:p w14:paraId="438C66ED" w14:textId="77777777" w:rsidR="00482889" w:rsidRPr="006C5D4D" w:rsidRDefault="00DE60BA">
      <w:pPr>
        <w:numPr>
          <w:ilvl w:val="1"/>
          <w:numId w:val="13"/>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Leader: Chỉ thực hiện tác vụ xóa đối</w:t>
      </w:r>
      <w:r w:rsidRPr="006C5D4D">
        <w:rPr>
          <w:noProof/>
          <w:color w:val="000000"/>
          <w:sz w:val="26"/>
          <w:szCs w:val="26"/>
        </w:rPr>
        <w:t xml:space="preserve"> với báo cáo đã chỉ định cho nhân viên</w:t>
      </w:r>
    </w:p>
    <w:p w14:paraId="7C5578E5"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b/>
          <w:noProof/>
          <w:color w:val="000000"/>
          <w:sz w:val="26"/>
          <w:szCs w:val="26"/>
        </w:rPr>
        <w:t>Luồng thay thế: </w:t>
      </w:r>
    </w:p>
    <w:p w14:paraId="760BF17C" w14:textId="77777777" w:rsidR="00482889" w:rsidRPr="006C5D4D" w:rsidRDefault="00DE60BA">
      <w:pPr>
        <w:numPr>
          <w:ilvl w:val="0"/>
          <w:numId w:val="6"/>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Hiển thị bảng “No data” nếu chưa có báo cáo trong hệ thống của người dùng</w:t>
      </w:r>
    </w:p>
    <w:p w14:paraId="433C0B79"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b/>
          <w:noProof/>
          <w:color w:val="000000"/>
          <w:sz w:val="26"/>
          <w:szCs w:val="26"/>
        </w:rPr>
        <w:t>Yêu cầu đặc biệt:</w:t>
      </w:r>
      <w:r w:rsidRPr="006C5D4D">
        <w:rPr>
          <w:noProof/>
          <w:color w:val="000000"/>
          <w:sz w:val="26"/>
          <w:szCs w:val="26"/>
        </w:rPr>
        <w:t xml:space="preserve"> Không có</w:t>
      </w:r>
    </w:p>
    <w:p w14:paraId="7190EA4F"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b/>
          <w:noProof/>
          <w:color w:val="000000"/>
          <w:sz w:val="26"/>
          <w:szCs w:val="26"/>
        </w:rPr>
        <w:t>Điều kiện trước: </w:t>
      </w:r>
    </w:p>
    <w:p w14:paraId="5F79D23B" w14:textId="77777777" w:rsidR="00482889" w:rsidRPr="006C5D4D" w:rsidRDefault="00DE60BA">
      <w:pPr>
        <w:numPr>
          <w:ilvl w:val="0"/>
          <w:numId w:val="7"/>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Người dùng đăng nhập vào hệ thống với tài khoản mang quyền admin/manager</w:t>
      </w:r>
    </w:p>
    <w:p w14:paraId="5F831340" w14:textId="77777777" w:rsidR="00482889" w:rsidRPr="006C5D4D" w:rsidRDefault="00DE60BA">
      <w:pPr>
        <w:numPr>
          <w:ilvl w:val="0"/>
          <w:numId w:val="7"/>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Nhân viên đã thêm báo cáo trong hệ thống của họ</w:t>
      </w:r>
    </w:p>
    <w:p w14:paraId="428654B8"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b/>
          <w:noProof/>
          <w:color w:val="000000"/>
          <w:sz w:val="26"/>
          <w:szCs w:val="26"/>
        </w:rPr>
        <w:t>Điều kiện sau: </w:t>
      </w:r>
    </w:p>
    <w:p w14:paraId="366CE1D9" w14:textId="77777777" w:rsidR="00482889" w:rsidRPr="006C5D4D" w:rsidRDefault="00DE60BA">
      <w:pPr>
        <w:numPr>
          <w:ilvl w:val="0"/>
          <w:numId w:val="17"/>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Nếu thành công: Hệ thống thông báo thành công khi thực hiện các tác vụ trên báo cáo của nhân viên</w:t>
      </w:r>
    </w:p>
    <w:p w14:paraId="0A2114DB" w14:textId="77777777" w:rsidR="00482889" w:rsidRPr="006C5D4D" w:rsidRDefault="00DE60BA">
      <w:pPr>
        <w:numPr>
          <w:ilvl w:val="0"/>
          <w:numId w:val="17"/>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lastRenderedPageBreak/>
        <w:t>Nếu thất bại: Hệ thống thông báo lỗi tương ứng với các tác vụ thực hiện</w:t>
      </w:r>
    </w:p>
    <w:p w14:paraId="3229D2ED" w14:textId="77777777" w:rsidR="00482889" w:rsidRPr="006C5D4D" w:rsidRDefault="00DE60BA">
      <w:pPr>
        <w:pStyle w:val="Heading3"/>
        <w:spacing w:before="120" w:after="120"/>
        <w:rPr>
          <w:noProof/>
          <w:sz w:val="26"/>
          <w:szCs w:val="26"/>
        </w:rPr>
      </w:pPr>
      <w:bookmarkStart w:id="69" w:name="_1mrcu09" w:colFirst="0" w:colLast="0"/>
      <w:bookmarkEnd w:id="69"/>
      <w:r w:rsidRPr="006C5D4D">
        <w:rPr>
          <w:noProof/>
          <w:color w:val="000000"/>
          <w:sz w:val="26"/>
          <w:szCs w:val="26"/>
        </w:rPr>
        <w:t>3.4.11. Ca sử dụng “Tạo đơn xin nghỉ”</w:t>
      </w:r>
    </w:p>
    <w:p w14:paraId="098D9EE0"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b/>
          <w:noProof/>
          <w:color w:val="000000"/>
          <w:sz w:val="26"/>
          <w:szCs w:val="26"/>
        </w:rPr>
        <w:t>Mô tả:</w:t>
      </w:r>
      <w:r w:rsidRPr="006C5D4D">
        <w:rPr>
          <w:noProof/>
          <w:color w:val="000000"/>
          <w:sz w:val="26"/>
          <w:szCs w:val="26"/>
        </w:rPr>
        <w:t xml:space="preserve"> Khi người dùng muốn xin nghỉ phép, họ có </w:t>
      </w:r>
      <w:r w:rsidRPr="006C5D4D">
        <w:rPr>
          <w:noProof/>
          <w:color w:val="000000"/>
          <w:sz w:val="26"/>
          <w:szCs w:val="26"/>
        </w:rPr>
        <w:t>thể tạo một đơn xin nghỉ rồi gửi lên hệ thống và chờ admin xác nhận lại</w:t>
      </w:r>
    </w:p>
    <w:p w14:paraId="1914A383"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b/>
          <w:noProof/>
          <w:color w:val="000000"/>
          <w:sz w:val="26"/>
          <w:szCs w:val="26"/>
        </w:rPr>
        <w:t>Tác nhân:</w:t>
      </w:r>
      <w:r w:rsidRPr="006C5D4D">
        <w:rPr>
          <w:noProof/>
          <w:color w:val="000000"/>
          <w:sz w:val="26"/>
          <w:szCs w:val="26"/>
        </w:rPr>
        <w:t xml:space="preserve"> Tất cả các tác nhân</w:t>
      </w:r>
    </w:p>
    <w:p w14:paraId="47D18B8A"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b/>
          <w:noProof/>
          <w:color w:val="000000"/>
          <w:sz w:val="26"/>
          <w:szCs w:val="26"/>
        </w:rPr>
        <w:t>Luồng sự kiện chính</w:t>
      </w:r>
    </w:p>
    <w:p w14:paraId="4CE31AC1" w14:textId="77777777" w:rsidR="00482889" w:rsidRPr="006C5D4D" w:rsidRDefault="00DE60BA">
      <w:pPr>
        <w:numPr>
          <w:ilvl w:val="0"/>
          <w:numId w:val="18"/>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Ca sử dụng được thực hiện khi người dùng gửi một đơn xin nghỉ lên hệ thống</w:t>
      </w:r>
    </w:p>
    <w:p w14:paraId="3F862DFD" w14:textId="77777777" w:rsidR="00482889" w:rsidRPr="006C5D4D" w:rsidRDefault="00DE60BA">
      <w:pPr>
        <w:numPr>
          <w:ilvl w:val="0"/>
          <w:numId w:val="18"/>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Tại giao diện “Leave”, người dùng nhấn button “Apply leave”</w:t>
      </w:r>
      <w:r w:rsidRPr="006C5D4D">
        <w:rPr>
          <w:noProof/>
          <w:color w:val="000000"/>
          <w:sz w:val="26"/>
          <w:szCs w:val="26"/>
        </w:rPr>
        <w:t xml:space="preserve"> để tạo một đơn xin nghỉ</w:t>
      </w:r>
    </w:p>
    <w:p w14:paraId="199F0E84" w14:textId="77777777" w:rsidR="00482889" w:rsidRPr="006C5D4D" w:rsidRDefault="00DE60BA">
      <w:pPr>
        <w:numPr>
          <w:ilvl w:val="0"/>
          <w:numId w:val="18"/>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trả về một modal chứa các thông tin cơ bản của một đơn xin nghỉ</w:t>
      </w:r>
    </w:p>
    <w:p w14:paraId="05FC9BFF" w14:textId="77777777" w:rsidR="00482889" w:rsidRPr="006C5D4D" w:rsidRDefault="00DE60BA">
      <w:pPr>
        <w:numPr>
          <w:ilvl w:val="0"/>
          <w:numId w:val="18"/>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Người dùng tiến hành điền các thông tin này và ấn button “submit” để gửi đơn xin nghỉ lên hệ thống</w:t>
      </w:r>
    </w:p>
    <w:p w14:paraId="46F94866" w14:textId="77777777" w:rsidR="00482889" w:rsidRPr="006C5D4D" w:rsidRDefault="00DE60BA">
      <w:pPr>
        <w:numPr>
          <w:ilvl w:val="0"/>
          <w:numId w:val="18"/>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sẽ gửi email chứa toàn bộ thông tin của đơn xin nghỉ tới những người dùng có quyền admin trong hệ thống </w:t>
      </w:r>
    </w:p>
    <w:p w14:paraId="645B44D3" w14:textId="77777777" w:rsidR="00482889" w:rsidRPr="006C5D4D" w:rsidRDefault="00DE60BA">
      <w:pPr>
        <w:numPr>
          <w:ilvl w:val="0"/>
          <w:numId w:val="18"/>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 xml:space="preserve">Người dùng sẽ chờ xác nhận và phản hồi lại </w:t>
      </w:r>
      <w:r w:rsidRPr="006C5D4D">
        <w:rPr>
          <w:noProof/>
          <w:color w:val="000000"/>
          <w:sz w:val="26"/>
          <w:szCs w:val="26"/>
        </w:rPr>
        <w:t>đơn xin nghỉ này từ phía admin</w:t>
      </w:r>
    </w:p>
    <w:p w14:paraId="1C6C2F57"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b/>
          <w:noProof/>
          <w:color w:val="000000"/>
          <w:sz w:val="26"/>
          <w:szCs w:val="26"/>
        </w:rPr>
        <w:t>Luồng thay thế: </w:t>
      </w:r>
    </w:p>
    <w:p w14:paraId="7D60EA87" w14:textId="77777777" w:rsidR="00482889" w:rsidRPr="006C5D4D" w:rsidRDefault="00DE60BA">
      <w:pPr>
        <w:numPr>
          <w:ilvl w:val="0"/>
          <w:numId w:val="19"/>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 xml:space="preserve">Với loại nghỉ phép thường niên(annual leave), mỗi nhân viên chỉ có tối đa 12 ngày nghỉ trong 1 năm. Số ngày nghỉ sẽ bị trừ đi khi admin/leader chấp nhận yêu cầu. Nếu nghỉ quá số ngày cho loại này trong 1 năm </w:t>
      </w:r>
      <w:r w:rsidRPr="006C5D4D">
        <w:rPr>
          <w:noProof/>
          <w:color w:val="000000"/>
          <w:sz w:val="26"/>
          <w:szCs w:val="26"/>
        </w:rPr>
        <w:t>sẽ không thể gửi yêu cầu lên hệ thống nữa</w:t>
      </w:r>
    </w:p>
    <w:p w14:paraId="0A1239A7"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b/>
          <w:noProof/>
          <w:color w:val="000000"/>
          <w:sz w:val="26"/>
          <w:szCs w:val="26"/>
        </w:rPr>
        <w:t>Yêu cầu đặc biệt</w:t>
      </w:r>
    </w:p>
    <w:p w14:paraId="783A71D7" w14:textId="77777777" w:rsidR="00482889" w:rsidRPr="006C5D4D" w:rsidRDefault="00DE60BA">
      <w:pPr>
        <w:numPr>
          <w:ilvl w:val="0"/>
          <w:numId w:val="20"/>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có kết nối internet</w:t>
      </w:r>
    </w:p>
    <w:p w14:paraId="752E2B74" w14:textId="77777777" w:rsidR="00482889" w:rsidRPr="006C5D4D" w:rsidRDefault="00DE60BA">
      <w:pPr>
        <w:numPr>
          <w:ilvl w:val="0"/>
          <w:numId w:val="20"/>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có kết nối với bên thứ 3 là gmail</w:t>
      </w:r>
    </w:p>
    <w:p w14:paraId="07460624"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Điều kiện trước:</w:t>
      </w:r>
      <w:r w:rsidRPr="006C5D4D">
        <w:rPr>
          <w:noProof/>
          <w:color w:val="000000"/>
          <w:sz w:val="26"/>
          <w:szCs w:val="26"/>
        </w:rPr>
        <w:t xml:space="preserve"> Không có</w:t>
      </w:r>
    </w:p>
    <w:p w14:paraId="24665671"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b/>
          <w:noProof/>
          <w:color w:val="000000"/>
          <w:sz w:val="26"/>
          <w:szCs w:val="26"/>
        </w:rPr>
        <w:t>Điều kiện sau</w:t>
      </w:r>
    </w:p>
    <w:p w14:paraId="050EEBD8" w14:textId="77777777" w:rsidR="00482889" w:rsidRPr="006C5D4D" w:rsidRDefault="00DE60BA">
      <w:pPr>
        <w:numPr>
          <w:ilvl w:val="0"/>
          <w:numId w:val="11"/>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Nếu thành công: Hệ thống sẽ người email cho admin để chờ họ xác nhận yêu cầu</w:t>
      </w:r>
    </w:p>
    <w:p w14:paraId="287A7930" w14:textId="77777777" w:rsidR="00482889" w:rsidRPr="006C5D4D" w:rsidRDefault="00DE60BA">
      <w:pPr>
        <w:numPr>
          <w:ilvl w:val="0"/>
          <w:numId w:val="11"/>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lastRenderedPageBreak/>
        <w:t>Nếu thất bại:  Hệ thống thông báo lỗi cho người dùng</w:t>
      </w:r>
    </w:p>
    <w:p w14:paraId="7D87F75B" w14:textId="77777777" w:rsidR="00482889" w:rsidRPr="006C5D4D" w:rsidRDefault="00DE60BA">
      <w:pPr>
        <w:pStyle w:val="Heading3"/>
        <w:spacing w:before="120" w:after="120"/>
        <w:rPr>
          <w:noProof/>
          <w:sz w:val="26"/>
          <w:szCs w:val="26"/>
        </w:rPr>
      </w:pPr>
      <w:bookmarkStart w:id="70" w:name="_46r0co2" w:colFirst="0" w:colLast="0"/>
      <w:bookmarkEnd w:id="70"/>
      <w:r w:rsidRPr="006C5D4D">
        <w:rPr>
          <w:noProof/>
          <w:color w:val="000000"/>
          <w:sz w:val="26"/>
          <w:szCs w:val="26"/>
        </w:rPr>
        <w:t>3.4.12. Ca sử dụng “Phản hồi đơn xin nghỉ”</w:t>
      </w:r>
    </w:p>
    <w:p w14:paraId="642964DA" w14:textId="77777777" w:rsidR="00482889" w:rsidRPr="006C5D4D" w:rsidRDefault="00DE60BA">
      <w:pPr>
        <w:pBdr>
          <w:top w:val="nil"/>
          <w:left w:val="nil"/>
          <w:bottom w:val="nil"/>
          <w:right w:val="nil"/>
          <w:between w:val="nil"/>
        </w:pBdr>
        <w:spacing w:before="120" w:after="120" w:line="240" w:lineRule="auto"/>
        <w:ind w:firstLine="562"/>
        <w:jc w:val="both"/>
        <w:rPr>
          <w:noProof/>
          <w:color w:val="000000"/>
          <w:sz w:val="26"/>
          <w:szCs w:val="26"/>
        </w:rPr>
      </w:pPr>
      <w:r w:rsidRPr="006C5D4D">
        <w:rPr>
          <w:b/>
          <w:noProof/>
          <w:color w:val="000000"/>
          <w:sz w:val="26"/>
          <w:szCs w:val="26"/>
        </w:rPr>
        <w:t xml:space="preserve">Mô tả: </w:t>
      </w:r>
      <w:r w:rsidRPr="006C5D4D">
        <w:rPr>
          <w:noProof/>
          <w:color w:val="000000"/>
          <w:sz w:val="26"/>
          <w:szCs w:val="26"/>
        </w:rPr>
        <w:t>Khi nhận được yêu cầu xin nghỉ của nhân viên được gửi tới gmail, quản lý xem</w:t>
      </w:r>
      <w:r w:rsidRPr="006C5D4D">
        <w:rPr>
          <w:noProof/>
          <w:color w:val="000000"/>
          <w:sz w:val="26"/>
          <w:szCs w:val="26"/>
        </w:rPr>
        <w:t xml:space="preserve"> xét và xác nhận lại yêu cầu xin nghỉ đó</w:t>
      </w:r>
    </w:p>
    <w:p w14:paraId="230EF6B5" w14:textId="77777777" w:rsidR="00482889" w:rsidRPr="006C5D4D" w:rsidRDefault="00DE60BA">
      <w:pPr>
        <w:pBdr>
          <w:top w:val="nil"/>
          <w:left w:val="nil"/>
          <w:bottom w:val="nil"/>
          <w:right w:val="nil"/>
          <w:between w:val="nil"/>
        </w:pBdr>
        <w:spacing w:before="120" w:after="120" w:line="240" w:lineRule="auto"/>
        <w:ind w:firstLine="562"/>
        <w:jc w:val="both"/>
        <w:rPr>
          <w:noProof/>
          <w:color w:val="000000"/>
          <w:sz w:val="26"/>
          <w:szCs w:val="26"/>
        </w:rPr>
      </w:pPr>
      <w:r w:rsidRPr="006C5D4D">
        <w:rPr>
          <w:b/>
          <w:noProof/>
          <w:color w:val="000000"/>
          <w:sz w:val="26"/>
          <w:szCs w:val="26"/>
        </w:rPr>
        <w:t>Tác nhân:</w:t>
      </w:r>
      <w:r w:rsidRPr="006C5D4D">
        <w:rPr>
          <w:noProof/>
          <w:color w:val="000000"/>
          <w:sz w:val="26"/>
          <w:szCs w:val="26"/>
        </w:rPr>
        <w:t xml:space="preserve"> Admin, leader</w:t>
      </w:r>
    </w:p>
    <w:p w14:paraId="101B4CBB" w14:textId="77777777" w:rsidR="00482889" w:rsidRPr="006C5D4D" w:rsidRDefault="00DE60BA">
      <w:pPr>
        <w:pBdr>
          <w:top w:val="nil"/>
          <w:left w:val="nil"/>
          <w:bottom w:val="nil"/>
          <w:right w:val="nil"/>
          <w:between w:val="nil"/>
        </w:pBdr>
        <w:spacing w:before="120" w:after="120" w:line="240" w:lineRule="auto"/>
        <w:ind w:firstLine="562"/>
        <w:jc w:val="both"/>
        <w:rPr>
          <w:noProof/>
          <w:color w:val="000000"/>
          <w:sz w:val="26"/>
          <w:szCs w:val="26"/>
        </w:rPr>
      </w:pPr>
      <w:r w:rsidRPr="006C5D4D">
        <w:rPr>
          <w:b/>
          <w:noProof/>
          <w:color w:val="000000"/>
          <w:sz w:val="26"/>
          <w:szCs w:val="26"/>
        </w:rPr>
        <w:t>Luồng sự kiện chính</w:t>
      </w:r>
    </w:p>
    <w:p w14:paraId="025B66A6" w14:textId="77777777" w:rsidR="00482889" w:rsidRPr="006C5D4D" w:rsidRDefault="00DE60BA">
      <w:pPr>
        <w:numPr>
          <w:ilvl w:val="0"/>
          <w:numId w:val="12"/>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Ca sử dụng thực hiện khi admin/leader muốn xác nhận lại đơn xin nghỉ của nhân viên</w:t>
      </w:r>
    </w:p>
    <w:p w14:paraId="077D9113" w14:textId="77777777" w:rsidR="00482889" w:rsidRPr="006C5D4D" w:rsidRDefault="00DE60BA">
      <w:pPr>
        <w:numPr>
          <w:ilvl w:val="0"/>
          <w:numId w:val="12"/>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Tại giao diện xin nghỉ khi truy cập với quyền admin/leader sẽ hiển thị tất cả danh sách xin nghỉ đã được gửi lên hệ thống</w:t>
      </w:r>
    </w:p>
    <w:p w14:paraId="7733442B" w14:textId="77777777" w:rsidR="00482889" w:rsidRPr="006C5D4D" w:rsidRDefault="00DE60BA">
      <w:pPr>
        <w:numPr>
          <w:ilvl w:val="0"/>
          <w:numId w:val="12"/>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Khi người dùng ấn vào đơn sẽ hiển thị một drawer bên phải màn hình hiển thị chi tiết thông tin của đơn </w:t>
      </w:r>
    </w:p>
    <w:p w14:paraId="04CB1449" w14:textId="77777777" w:rsidR="00482889" w:rsidRPr="006C5D4D" w:rsidRDefault="00DE60BA">
      <w:pPr>
        <w:numPr>
          <w:ilvl w:val="0"/>
          <w:numId w:val="12"/>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 xml:space="preserve">Tại drawer người dùng cho thể </w:t>
      </w:r>
      <w:r w:rsidRPr="006C5D4D">
        <w:rPr>
          <w:noProof/>
          <w:color w:val="000000"/>
          <w:sz w:val="26"/>
          <w:szCs w:val="26"/>
        </w:rPr>
        <w:t>chuyển trạng thái của đơn xin nghỉ và gửi lại lời phản hồi(nếu có) và ấn “submit” để xác nhận </w:t>
      </w:r>
    </w:p>
    <w:p w14:paraId="7DD5E3A5" w14:textId="77777777" w:rsidR="00482889" w:rsidRPr="006C5D4D" w:rsidRDefault="00DE60BA">
      <w:pPr>
        <w:pBdr>
          <w:top w:val="nil"/>
          <w:left w:val="nil"/>
          <w:bottom w:val="nil"/>
          <w:right w:val="nil"/>
          <w:between w:val="nil"/>
        </w:pBdr>
        <w:spacing w:before="120" w:after="120" w:line="240" w:lineRule="auto"/>
        <w:ind w:firstLine="562"/>
        <w:jc w:val="both"/>
        <w:rPr>
          <w:noProof/>
          <w:color w:val="000000"/>
          <w:sz w:val="26"/>
          <w:szCs w:val="26"/>
        </w:rPr>
      </w:pPr>
      <w:r w:rsidRPr="006C5D4D">
        <w:rPr>
          <w:b/>
          <w:noProof/>
          <w:color w:val="000000"/>
          <w:sz w:val="26"/>
          <w:szCs w:val="26"/>
        </w:rPr>
        <w:t>Luồng thay thế</w:t>
      </w:r>
    </w:p>
    <w:p w14:paraId="118B3AD0" w14:textId="77777777" w:rsidR="00482889" w:rsidRPr="006C5D4D" w:rsidRDefault="00DE60BA">
      <w:pPr>
        <w:numPr>
          <w:ilvl w:val="0"/>
          <w:numId w:val="100"/>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Người dùng không thể tự phản hồi đơn xin nghỉ của chính mình. Khi phản hồi đơn xin nghỉ của mình sẽ hiển thị giao diện chỉnh sửa</w:t>
      </w:r>
    </w:p>
    <w:p w14:paraId="255BF96F" w14:textId="77777777" w:rsidR="00482889" w:rsidRPr="006C5D4D" w:rsidRDefault="00DE60BA">
      <w:pPr>
        <w:pBdr>
          <w:top w:val="nil"/>
          <w:left w:val="nil"/>
          <w:bottom w:val="nil"/>
          <w:right w:val="nil"/>
          <w:between w:val="nil"/>
        </w:pBdr>
        <w:spacing w:before="120" w:after="120" w:line="240" w:lineRule="auto"/>
        <w:ind w:firstLine="562"/>
        <w:jc w:val="both"/>
        <w:rPr>
          <w:noProof/>
          <w:color w:val="000000"/>
          <w:sz w:val="26"/>
          <w:szCs w:val="26"/>
        </w:rPr>
      </w:pPr>
      <w:r w:rsidRPr="006C5D4D">
        <w:rPr>
          <w:b/>
          <w:noProof/>
          <w:color w:val="000000"/>
          <w:sz w:val="26"/>
          <w:szCs w:val="26"/>
        </w:rPr>
        <w:t>Yêu cầu đặc biệt</w:t>
      </w:r>
    </w:p>
    <w:p w14:paraId="547CCFD2" w14:textId="77777777" w:rsidR="00482889" w:rsidRPr="006C5D4D" w:rsidRDefault="00DE60BA">
      <w:pPr>
        <w:numPr>
          <w:ilvl w:val="0"/>
          <w:numId w:val="99"/>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Hệ thống có kết nối internet</w:t>
      </w:r>
    </w:p>
    <w:p w14:paraId="533D837B" w14:textId="77777777" w:rsidR="00482889" w:rsidRPr="006C5D4D" w:rsidRDefault="00DE60BA">
      <w:pPr>
        <w:numPr>
          <w:ilvl w:val="0"/>
          <w:numId w:val="99"/>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Hệ thống có kết nối với bên thứ 3 là gmail</w:t>
      </w:r>
    </w:p>
    <w:p w14:paraId="79E9D781" w14:textId="77777777" w:rsidR="00482889" w:rsidRPr="006C5D4D" w:rsidRDefault="00DE60BA">
      <w:pPr>
        <w:pBdr>
          <w:top w:val="nil"/>
          <w:left w:val="nil"/>
          <w:bottom w:val="nil"/>
          <w:right w:val="nil"/>
          <w:between w:val="nil"/>
        </w:pBdr>
        <w:spacing w:before="120" w:after="120" w:line="240" w:lineRule="auto"/>
        <w:ind w:firstLine="562"/>
        <w:jc w:val="both"/>
        <w:rPr>
          <w:noProof/>
          <w:color w:val="000000"/>
          <w:sz w:val="26"/>
          <w:szCs w:val="26"/>
        </w:rPr>
      </w:pPr>
      <w:r w:rsidRPr="006C5D4D">
        <w:rPr>
          <w:b/>
          <w:noProof/>
          <w:color w:val="000000"/>
          <w:sz w:val="26"/>
          <w:szCs w:val="26"/>
        </w:rPr>
        <w:t>Điều kiện trước</w:t>
      </w:r>
    </w:p>
    <w:p w14:paraId="1AFD5731" w14:textId="77777777" w:rsidR="00482889" w:rsidRPr="006C5D4D" w:rsidRDefault="00DE60BA">
      <w:pPr>
        <w:numPr>
          <w:ilvl w:val="0"/>
          <w:numId w:val="98"/>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Người dùng đăng nhập vào hệ thống với tài khoản mang quyền admin/leader</w:t>
      </w:r>
    </w:p>
    <w:p w14:paraId="0406B8DD" w14:textId="77777777" w:rsidR="00482889" w:rsidRPr="006C5D4D" w:rsidRDefault="00DE60BA">
      <w:pPr>
        <w:pBdr>
          <w:top w:val="nil"/>
          <w:left w:val="nil"/>
          <w:bottom w:val="nil"/>
          <w:right w:val="nil"/>
          <w:between w:val="nil"/>
        </w:pBdr>
        <w:spacing w:before="120" w:after="120" w:line="240" w:lineRule="auto"/>
        <w:ind w:firstLine="562"/>
        <w:jc w:val="both"/>
        <w:rPr>
          <w:noProof/>
          <w:color w:val="000000"/>
          <w:sz w:val="26"/>
          <w:szCs w:val="26"/>
        </w:rPr>
      </w:pPr>
      <w:r w:rsidRPr="006C5D4D">
        <w:rPr>
          <w:b/>
          <w:noProof/>
          <w:color w:val="000000"/>
          <w:sz w:val="26"/>
          <w:szCs w:val="26"/>
        </w:rPr>
        <w:t>Điều kiện sau</w:t>
      </w:r>
    </w:p>
    <w:p w14:paraId="10EEA365" w14:textId="77777777" w:rsidR="00482889" w:rsidRPr="006C5D4D" w:rsidRDefault="00DE60BA">
      <w:pPr>
        <w:numPr>
          <w:ilvl w:val="0"/>
          <w:numId w:val="26"/>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Nếu thành công: Hệ thống sẽ gửi email chứa thông tin của đơn xin nghỉ (không bao gồm lý do) đến toàn bộ gmail người dùng trong hệ thống</w:t>
      </w:r>
    </w:p>
    <w:p w14:paraId="2DFF1A81" w14:textId="77777777" w:rsidR="00482889" w:rsidRPr="006C5D4D" w:rsidRDefault="00DE60BA">
      <w:pPr>
        <w:numPr>
          <w:ilvl w:val="0"/>
          <w:numId w:val="26"/>
        </w:numPr>
        <w:pBdr>
          <w:top w:val="nil"/>
          <w:left w:val="nil"/>
          <w:bottom w:val="nil"/>
          <w:right w:val="nil"/>
          <w:between w:val="nil"/>
        </w:pBdr>
        <w:spacing w:before="120" w:after="120" w:line="240" w:lineRule="auto"/>
        <w:ind w:left="1080"/>
        <w:jc w:val="both"/>
        <w:rPr>
          <w:noProof/>
          <w:color w:val="000000"/>
        </w:rPr>
      </w:pPr>
      <w:r w:rsidRPr="006C5D4D">
        <w:rPr>
          <w:noProof/>
          <w:color w:val="000000"/>
          <w:sz w:val="26"/>
          <w:szCs w:val="26"/>
        </w:rPr>
        <w:t>Nếu thất bại:  Hệ thống thông báo lỗi cho người dùng</w:t>
      </w:r>
    </w:p>
    <w:p w14:paraId="2EA8A546" w14:textId="77777777" w:rsidR="00482889" w:rsidRPr="006C5D4D" w:rsidRDefault="00DE60BA">
      <w:pPr>
        <w:pStyle w:val="Heading3"/>
        <w:spacing w:before="120" w:after="120"/>
        <w:rPr>
          <w:noProof/>
          <w:sz w:val="26"/>
          <w:szCs w:val="26"/>
        </w:rPr>
      </w:pPr>
      <w:bookmarkStart w:id="71" w:name="_2lwamvv" w:colFirst="0" w:colLast="0"/>
      <w:bookmarkEnd w:id="71"/>
      <w:r w:rsidRPr="006C5D4D">
        <w:rPr>
          <w:noProof/>
          <w:color w:val="000000"/>
          <w:sz w:val="26"/>
          <w:szCs w:val="26"/>
        </w:rPr>
        <w:t>3.4.13. Ca sử dụng “Xem báo cáo từ trang Jira software”</w:t>
      </w:r>
    </w:p>
    <w:p w14:paraId="16D9432D"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Mô tả:</w:t>
      </w:r>
      <w:r w:rsidRPr="006C5D4D">
        <w:rPr>
          <w:noProof/>
          <w:color w:val="000000"/>
          <w:sz w:val="26"/>
          <w:szCs w:val="26"/>
        </w:rPr>
        <w:t xml:space="preserve"> Chức</w:t>
      </w:r>
      <w:r w:rsidRPr="006C5D4D">
        <w:rPr>
          <w:noProof/>
          <w:color w:val="000000"/>
          <w:sz w:val="26"/>
          <w:szCs w:val="26"/>
        </w:rPr>
        <w:t xml:space="preserve"> năng hiển thị những báo cáo công việc được giao trên Jira software</w:t>
      </w:r>
    </w:p>
    <w:p w14:paraId="27F2D989"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Tác nhân:</w:t>
      </w:r>
      <w:r w:rsidRPr="006C5D4D">
        <w:rPr>
          <w:noProof/>
          <w:color w:val="000000"/>
          <w:sz w:val="26"/>
          <w:szCs w:val="26"/>
        </w:rPr>
        <w:t xml:space="preserve"> Tất cả các tác nhân</w:t>
      </w:r>
    </w:p>
    <w:p w14:paraId="2A901B7C"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Luồng sự kiện chính</w:t>
      </w:r>
      <w:r w:rsidRPr="006C5D4D">
        <w:rPr>
          <w:noProof/>
          <w:color w:val="000000"/>
          <w:sz w:val="26"/>
          <w:szCs w:val="26"/>
        </w:rPr>
        <w:t>:</w:t>
      </w:r>
    </w:p>
    <w:p w14:paraId="757B3F28" w14:textId="77777777" w:rsidR="00482889" w:rsidRPr="006C5D4D" w:rsidRDefault="00DE60BA">
      <w:pPr>
        <w:numPr>
          <w:ilvl w:val="0"/>
          <w:numId w:val="103"/>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lastRenderedPageBreak/>
        <w:t>Tại giao diện “Jira” trong hệ thống khi truy cập lần đầu cần một token. Thực hiện ấn button “Get token” hệ thống sẽ mở giao diện tạo toke</w:t>
      </w:r>
      <w:r w:rsidRPr="006C5D4D">
        <w:rPr>
          <w:noProof/>
          <w:color w:val="000000"/>
          <w:sz w:val="26"/>
          <w:szCs w:val="26"/>
        </w:rPr>
        <w:t>n để xác thực khi sử dụng API của Jira software. Tạo token mới bằng một dãy ký tự bất kỳ</w:t>
      </w:r>
    </w:p>
    <w:p w14:paraId="1432DCF1" w14:textId="77777777" w:rsidR="00482889" w:rsidRPr="006C5D4D" w:rsidRDefault="00DE60BA">
      <w:pPr>
        <w:numPr>
          <w:ilvl w:val="0"/>
          <w:numId w:val="103"/>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Quay lại hệ thống điền token vừa tạo được và chọn công ty chứa các dự án mà bạn có quyền truy cập</w:t>
      </w:r>
    </w:p>
    <w:p w14:paraId="7E52C351" w14:textId="77777777" w:rsidR="00482889" w:rsidRPr="006C5D4D" w:rsidRDefault="00DE60BA">
      <w:pPr>
        <w:numPr>
          <w:ilvl w:val="0"/>
          <w:numId w:val="103"/>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Sau khi truy cập thành công, một giao diện hiển thị danh sách các dự án mà bạn có quyền xem</w:t>
      </w:r>
    </w:p>
    <w:p w14:paraId="481BFC5A" w14:textId="77777777" w:rsidR="00482889" w:rsidRPr="006C5D4D" w:rsidRDefault="00DE60BA">
      <w:pPr>
        <w:numPr>
          <w:ilvl w:val="0"/>
          <w:numId w:val="105"/>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Khi xem chi tiết thông tin báo cáo trong một dự án, hệ thống sẽ tr</w:t>
      </w:r>
      <w:r w:rsidRPr="006C5D4D">
        <w:rPr>
          <w:noProof/>
          <w:color w:val="000000"/>
          <w:sz w:val="26"/>
          <w:szCs w:val="26"/>
        </w:rPr>
        <w:t>ả về một bảng danh sách các báo với trạng thái ban đầu chứa các báo cáo tại sprint hiện tại của dự án đó</w:t>
      </w:r>
    </w:p>
    <w:p w14:paraId="74ACE155" w14:textId="77777777" w:rsidR="00482889" w:rsidRPr="006C5D4D" w:rsidRDefault="00DE60BA">
      <w:pPr>
        <w:numPr>
          <w:ilvl w:val="0"/>
          <w:numId w:val="105"/>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Người dùng có thể xem thêm thông tin báo cáo này khi click để xem chi tiết </w:t>
      </w:r>
    </w:p>
    <w:p w14:paraId="274D7583" w14:textId="77777777" w:rsidR="00482889" w:rsidRPr="006C5D4D" w:rsidRDefault="00DE60BA">
      <w:pPr>
        <w:numPr>
          <w:ilvl w:val="0"/>
          <w:numId w:val="105"/>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Người dùng có lọc nếu muốn xem danh sách báo cáo theo: sprint, trạng thái b</w:t>
      </w:r>
      <w:r w:rsidRPr="006C5D4D">
        <w:rPr>
          <w:noProof/>
          <w:color w:val="000000"/>
          <w:sz w:val="26"/>
          <w:szCs w:val="26"/>
        </w:rPr>
        <w:t>áo cáo hiện tại</w:t>
      </w:r>
    </w:p>
    <w:p w14:paraId="61A1F156"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Luồng thay thế</w:t>
      </w:r>
    </w:p>
    <w:p w14:paraId="1CB46CC7" w14:textId="77777777" w:rsidR="00482889" w:rsidRPr="006C5D4D" w:rsidRDefault="00DE60BA">
      <w:pPr>
        <w:numPr>
          <w:ilvl w:val="0"/>
          <w:numId w:val="104"/>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hiển thị giao diện yêu cầu quyền truy cập nếu người dùng chưa nhập token hoặc không có quyền truy cập các dự án từ jira software</w:t>
      </w:r>
    </w:p>
    <w:p w14:paraId="50BDBD6C" w14:textId="77777777" w:rsidR="00482889" w:rsidRPr="006C5D4D" w:rsidRDefault="00DE60BA">
      <w:pPr>
        <w:numPr>
          <w:ilvl w:val="0"/>
          <w:numId w:val="104"/>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Nếu dự án chưa có sprint, hiển thị một thông báo lỗi cho người dùng</w:t>
      </w:r>
    </w:p>
    <w:p w14:paraId="1A18BBBE" w14:textId="77777777" w:rsidR="00482889" w:rsidRPr="006C5D4D" w:rsidRDefault="00DE60BA">
      <w:pPr>
        <w:numPr>
          <w:ilvl w:val="0"/>
          <w:numId w:val="104"/>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Khi chọn công ty mà tài khoản gmail của người dùng</w:t>
      </w:r>
      <w:r w:rsidRPr="006C5D4D">
        <w:rPr>
          <w:noProof/>
          <w:color w:val="000000"/>
          <w:sz w:val="26"/>
          <w:szCs w:val="26"/>
        </w:rPr>
        <w:t xml:space="preserve"> không có quyền truy cập hệ thống sẽ hiển thị một message thông báo lỗi</w:t>
      </w:r>
    </w:p>
    <w:p w14:paraId="41E723E4"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Yêu cầu đặc biệt</w:t>
      </w:r>
    </w:p>
    <w:p w14:paraId="5B58C0B0" w14:textId="77777777" w:rsidR="00482889" w:rsidRPr="006C5D4D" w:rsidRDefault="00DE60BA">
      <w:pPr>
        <w:numPr>
          <w:ilvl w:val="0"/>
          <w:numId w:val="95"/>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có kết nối internet</w:t>
      </w:r>
    </w:p>
    <w:p w14:paraId="76E4F820" w14:textId="77777777" w:rsidR="00482889" w:rsidRPr="006C5D4D" w:rsidRDefault="00DE60BA">
      <w:pPr>
        <w:numPr>
          <w:ilvl w:val="0"/>
          <w:numId w:val="94"/>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Tài khoản gmail của người dùng là tài khoản đăng nhập trên jira software </w:t>
      </w:r>
    </w:p>
    <w:p w14:paraId="490FDBCF" w14:textId="77777777" w:rsidR="00482889" w:rsidRPr="006C5D4D" w:rsidRDefault="00DE60BA">
      <w:pPr>
        <w:numPr>
          <w:ilvl w:val="0"/>
          <w:numId w:val="94"/>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Đã được thêm vào dự án trên jira software</w:t>
      </w:r>
    </w:p>
    <w:p w14:paraId="00707B88"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Điều kiện trước</w:t>
      </w:r>
    </w:p>
    <w:p w14:paraId="763FB006" w14:textId="77777777" w:rsidR="00482889" w:rsidRPr="006C5D4D" w:rsidRDefault="00DE60BA">
      <w:pPr>
        <w:numPr>
          <w:ilvl w:val="0"/>
          <w:numId w:val="97"/>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Người dùng nhập token để truy cập hệ thống nếu muốn xem danh sách báo cáo cũng như dự án </w:t>
      </w:r>
    </w:p>
    <w:p w14:paraId="0450C90D" w14:textId="77777777" w:rsidR="00482889" w:rsidRPr="006C5D4D" w:rsidRDefault="00DE60BA">
      <w:pPr>
        <w:numPr>
          <w:ilvl w:val="0"/>
          <w:numId w:val="97"/>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có kết nối với bên thứ ba</w:t>
      </w:r>
      <w:r w:rsidRPr="006C5D4D">
        <w:rPr>
          <w:noProof/>
          <w:color w:val="000000"/>
          <w:sz w:val="26"/>
          <w:szCs w:val="26"/>
        </w:rPr>
        <w:t xml:space="preserve"> là Jira software</w:t>
      </w:r>
    </w:p>
    <w:p w14:paraId="2A3DA1E9"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Điều kiện sau</w:t>
      </w:r>
    </w:p>
    <w:p w14:paraId="1979253D" w14:textId="77777777" w:rsidR="00482889" w:rsidRPr="006C5D4D" w:rsidRDefault="00DE60BA">
      <w:pPr>
        <w:numPr>
          <w:ilvl w:val="0"/>
          <w:numId w:val="96"/>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lastRenderedPageBreak/>
        <w:t>Nếu thành công: Hệ thống sẽ hiển thị giao diện chứa dự án và danh sách báo cáo từ jira software</w:t>
      </w:r>
    </w:p>
    <w:p w14:paraId="57965479" w14:textId="77777777" w:rsidR="00482889" w:rsidRPr="006C5D4D" w:rsidRDefault="00DE60BA">
      <w:pPr>
        <w:numPr>
          <w:ilvl w:val="0"/>
          <w:numId w:val="96"/>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Nếu thất bại:  Hệ thống thông báo lỗi cho người dùng và trở về giao diện yêu cầu quyền truy cập </w:t>
      </w:r>
    </w:p>
    <w:p w14:paraId="3D339274" w14:textId="77777777" w:rsidR="00482889" w:rsidRPr="006C5D4D" w:rsidRDefault="00DE60BA">
      <w:pPr>
        <w:pStyle w:val="Heading3"/>
        <w:spacing w:before="120" w:after="120"/>
        <w:rPr>
          <w:noProof/>
          <w:sz w:val="26"/>
          <w:szCs w:val="26"/>
        </w:rPr>
      </w:pPr>
      <w:bookmarkStart w:id="72" w:name="_111kx3o" w:colFirst="0" w:colLast="0"/>
      <w:bookmarkEnd w:id="72"/>
      <w:r w:rsidRPr="006C5D4D">
        <w:rPr>
          <w:noProof/>
          <w:color w:val="000000"/>
          <w:sz w:val="26"/>
          <w:szCs w:val="26"/>
        </w:rPr>
        <w:t>3.4.14. Ca sử dụng “Chỉ định báo cáo từ Jira về hệ thống"</w:t>
      </w:r>
    </w:p>
    <w:p w14:paraId="7E864693" w14:textId="77777777" w:rsidR="00482889" w:rsidRPr="006C5D4D" w:rsidRDefault="00DE60BA">
      <w:pPr>
        <w:pBdr>
          <w:top w:val="nil"/>
          <w:left w:val="nil"/>
          <w:bottom w:val="nil"/>
          <w:right w:val="nil"/>
          <w:between w:val="nil"/>
        </w:pBdr>
        <w:spacing w:before="120" w:after="120" w:line="312" w:lineRule="auto"/>
        <w:ind w:left="562"/>
        <w:jc w:val="both"/>
        <w:rPr>
          <w:noProof/>
          <w:color w:val="000000"/>
          <w:sz w:val="26"/>
          <w:szCs w:val="26"/>
        </w:rPr>
      </w:pPr>
      <w:r w:rsidRPr="006C5D4D">
        <w:rPr>
          <w:b/>
          <w:noProof/>
          <w:color w:val="000000"/>
          <w:sz w:val="26"/>
          <w:szCs w:val="26"/>
        </w:rPr>
        <w:t>Mô tả:</w:t>
      </w:r>
      <w:r w:rsidRPr="006C5D4D">
        <w:rPr>
          <w:noProof/>
          <w:color w:val="000000"/>
          <w:sz w:val="26"/>
          <w:szCs w:val="26"/>
        </w:rPr>
        <w:t xml:space="preserve"> Lấy những báo cáo từ jira software về hệ thống báo cáo công việc nội bộ</w:t>
      </w:r>
    </w:p>
    <w:p w14:paraId="004E7ED3" w14:textId="77777777" w:rsidR="00482889" w:rsidRPr="006C5D4D" w:rsidRDefault="00DE60BA">
      <w:pPr>
        <w:pBdr>
          <w:top w:val="nil"/>
          <w:left w:val="nil"/>
          <w:bottom w:val="nil"/>
          <w:right w:val="nil"/>
          <w:between w:val="nil"/>
        </w:pBdr>
        <w:spacing w:before="120" w:after="120" w:line="312" w:lineRule="auto"/>
        <w:ind w:left="562"/>
        <w:jc w:val="both"/>
        <w:rPr>
          <w:noProof/>
          <w:color w:val="000000"/>
          <w:sz w:val="26"/>
          <w:szCs w:val="26"/>
        </w:rPr>
      </w:pPr>
      <w:r w:rsidRPr="006C5D4D">
        <w:rPr>
          <w:b/>
          <w:noProof/>
          <w:color w:val="000000"/>
          <w:sz w:val="26"/>
          <w:szCs w:val="26"/>
        </w:rPr>
        <w:t>Tác nhận:</w:t>
      </w:r>
      <w:r w:rsidRPr="006C5D4D">
        <w:rPr>
          <w:noProof/>
          <w:color w:val="000000"/>
          <w:sz w:val="26"/>
          <w:szCs w:val="26"/>
        </w:rPr>
        <w:t xml:space="preserve"> Tất cả các t</w:t>
      </w:r>
      <w:r w:rsidRPr="006C5D4D">
        <w:rPr>
          <w:noProof/>
          <w:color w:val="000000"/>
          <w:sz w:val="26"/>
          <w:szCs w:val="26"/>
        </w:rPr>
        <w:t>ác nhân</w:t>
      </w:r>
    </w:p>
    <w:p w14:paraId="5E641D39" w14:textId="77777777" w:rsidR="00482889" w:rsidRPr="006C5D4D" w:rsidRDefault="00DE60BA">
      <w:pPr>
        <w:pBdr>
          <w:top w:val="nil"/>
          <w:left w:val="nil"/>
          <w:bottom w:val="nil"/>
          <w:right w:val="nil"/>
          <w:between w:val="nil"/>
        </w:pBdr>
        <w:spacing w:before="120" w:after="120" w:line="312" w:lineRule="auto"/>
        <w:ind w:left="562"/>
        <w:jc w:val="both"/>
        <w:rPr>
          <w:noProof/>
          <w:color w:val="000000"/>
          <w:sz w:val="26"/>
          <w:szCs w:val="26"/>
        </w:rPr>
      </w:pPr>
      <w:r w:rsidRPr="006C5D4D">
        <w:rPr>
          <w:b/>
          <w:noProof/>
          <w:color w:val="000000"/>
          <w:sz w:val="26"/>
          <w:szCs w:val="26"/>
        </w:rPr>
        <w:t>Luồng sự kiện chính: </w:t>
      </w:r>
    </w:p>
    <w:p w14:paraId="41C1F2DE" w14:textId="77777777" w:rsidR="00482889" w:rsidRPr="006C5D4D" w:rsidRDefault="00DE60BA">
      <w:pPr>
        <w:numPr>
          <w:ilvl w:val="0"/>
          <w:numId w:val="54"/>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Ca sử dụng được thực hiện khi người dùng muốn chỉ định báo cáo này về hệ thống báo cáo công của mình</w:t>
      </w:r>
    </w:p>
    <w:p w14:paraId="488F0ABC" w14:textId="77777777" w:rsidR="00482889" w:rsidRPr="006C5D4D" w:rsidRDefault="00DE60BA">
      <w:pPr>
        <w:numPr>
          <w:ilvl w:val="0"/>
          <w:numId w:val="54"/>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Tại bảng danh sách báo cáo trong dự án từ Jira người dùng ấn button “Assign” ứng với báo cáo muốn chỉ định,</w:t>
      </w:r>
    </w:p>
    <w:p w14:paraId="329BB134" w14:textId="77777777" w:rsidR="00482889" w:rsidRPr="006C5D4D" w:rsidRDefault="00DE60BA">
      <w:pPr>
        <w:numPr>
          <w:ilvl w:val="0"/>
          <w:numId w:val="54"/>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hiển thị một modal chứa thông tin của một báo cáo và người dùng chỉnh sửa thông tin các trường và tạo tương tự như báo cáo thông thường khá</w:t>
      </w:r>
      <w:r w:rsidRPr="006C5D4D">
        <w:rPr>
          <w:noProof/>
          <w:color w:val="000000"/>
          <w:sz w:val="26"/>
          <w:szCs w:val="26"/>
        </w:rPr>
        <w:t>c</w:t>
      </w:r>
    </w:p>
    <w:p w14:paraId="19E9E8BE" w14:textId="77777777" w:rsidR="00482889" w:rsidRPr="006C5D4D" w:rsidRDefault="00DE60BA">
      <w:pPr>
        <w:numPr>
          <w:ilvl w:val="0"/>
          <w:numId w:val="54"/>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Disabled button “Assign” khi báo cáo được chỉ định thành công</w:t>
      </w:r>
    </w:p>
    <w:p w14:paraId="3D927420" w14:textId="77777777" w:rsidR="00482889" w:rsidRPr="006C5D4D" w:rsidRDefault="00DE60BA">
      <w:pPr>
        <w:numPr>
          <w:ilvl w:val="0"/>
          <w:numId w:val="54"/>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Báo cáo sau khi được chỉ định sẽ hiển thị tại bảng danh sách báo cáo với type là “jira”</w:t>
      </w:r>
    </w:p>
    <w:p w14:paraId="367DC4D2"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Luồng thay thế:</w:t>
      </w:r>
      <w:r w:rsidRPr="006C5D4D">
        <w:rPr>
          <w:noProof/>
          <w:color w:val="000000"/>
          <w:sz w:val="26"/>
          <w:szCs w:val="26"/>
        </w:rPr>
        <w:t xml:space="preserve"> Không có</w:t>
      </w:r>
    </w:p>
    <w:p w14:paraId="11F473EC"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Yêu cầu đặc biệt</w:t>
      </w:r>
    </w:p>
    <w:p w14:paraId="6A0FF116" w14:textId="77777777" w:rsidR="00482889" w:rsidRPr="006C5D4D" w:rsidRDefault="00DE60BA">
      <w:pPr>
        <w:numPr>
          <w:ilvl w:val="0"/>
          <w:numId w:val="56"/>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có kết nối internet</w:t>
      </w:r>
    </w:p>
    <w:p w14:paraId="00A0B65B" w14:textId="77777777" w:rsidR="00482889" w:rsidRPr="006C5D4D" w:rsidRDefault="00DE60BA">
      <w:pPr>
        <w:numPr>
          <w:ilvl w:val="0"/>
          <w:numId w:val="56"/>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Người dùng đã có quyền truy cập hệ thống xem báo cáo từ jira software</w:t>
      </w:r>
    </w:p>
    <w:p w14:paraId="308080F9" w14:textId="77777777" w:rsidR="00482889" w:rsidRPr="006C5D4D" w:rsidRDefault="00DE60BA">
      <w:pPr>
        <w:numPr>
          <w:ilvl w:val="0"/>
          <w:numId w:val="56"/>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có kết nối với bên thứ ba là Jira software</w:t>
      </w:r>
    </w:p>
    <w:p w14:paraId="4CE0A7F9"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Điều kiện trước:</w:t>
      </w:r>
      <w:r w:rsidRPr="006C5D4D">
        <w:rPr>
          <w:noProof/>
          <w:color w:val="000000"/>
          <w:sz w:val="26"/>
          <w:szCs w:val="26"/>
        </w:rPr>
        <w:t xml:space="preserve"> Không có</w:t>
      </w:r>
    </w:p>
    <w:p w14:paraId="6198E6CA"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Điều kiện sau</w:t>
      </w:r>
    </w:p>
    <w:p w14:paraId="41DAC81F" w14:textId="77777777" w:rsidR="00482889" w:rsidRPr="006C5D4D" w:rsidRDefault="00DE60BA">
      <w:pPr>
        <w:numPr>
          <w:ilvl w:val="0"/>
          <w:numId w:val="25"/>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Nếu thành công: Hệ thống hiển thị một message thông báo thành công và báo cáo được chỉ định sẽ được thêm vào bảng danh sách báo cáo cá nhân của người chỉ định</w:t>
      </w:r>
    </w:p>
    <w:p w14:paraId="013C26F4" w14:textId="77777777" w:rsidR="00482889" w:rsidRPr="006C5D4D" w:rsidRDefault="00DE60BA">
      <w:pPr>
        <w:numPr>
          <w:ilvl w:val="0"/>
          <w:numId w:val="25"/>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lastRenderedPageBreak/>
        <w:t>Nếu thất bại:  Đóng modal thêm mới và hệ thống trả về lỗi cho người dùng</w:t>
      </w:r>
    </w:p>
    <w:p w14:paraId="7BAF225F" w14:textId="77777777" w:rsidR="00482889" w:rsidRPr="006C5D4D" w:rsidRDefault="00DE60BA">
      <w:pPr>
        <w:pStyle w:val="Heading3"/>
        <w:spacing w:before="120" w:after="120"/>
        <w:rPr>
          <w:noProof/>
          <w:sz w:val="26"/>
          <w:szCs w:val="26"/>
        </w:rPr>
      </w:pPr>
      <w:bookmarkStart w:id="73" w:name="_3l18frh" w:colFirst="0" w:colLast="0"/>
      <w:bookmarkEnd w:id="73"/>
      <w:r w:rsidRPr="006C5D4D">
        <w:rPr>
          <w:noProof/>
          <w:color w:val="000000"/>
          <w:sz w:val="26"/>
          <w:szCs w:val="26"/>
        </w:rPr>
        <w:t>3.4.15. Ca sử dụng “Thêm</w:t>
      </w:r>
      <w:r w:rsidRPr="006C5D4D">
        <w:rPr>
          <w:noProof/>
          <w:color w:val="000000"/>
          <w:sz w:val="26"/>
          <w:szCs w:val="26"/>
        </w:rPr>
        <w:t xml:space="preserve"> mới dự án”</w:t>
      </w:r>
    </w:p>
    <w:p w14:paraId="08C69E83"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Mô tả:</w:t>
      </w:r>
      <w:r w:rsidRPr="006C5D4D">
        <w:rPr>
          <w:noProof/>
          <w:color w:val="000000"/>
          <w:sz w:val="26"/>
          <w:szCs w:val="26"/>
        </w:rPr>
        <w:t xml:space="preserve"> Khi công ty có một dự án mới vào người dùng muốn thêm báo cáo công việc khi làm dự án đó</w:t>
      </w:r>
    </w:p>
    <w:p w14:paraId="46BBBA51"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Tác nhân:</w:t>
      </w:r>
      <w:r w:rsidRPr="006C5D4D">
        <w:rPr>
          <w:noProof/>
          <w:color w:val="000000"/>
          <w:sz w:val="26"/>
          <w:szCs w:val="26"/>
        </w:rPr>
        <w:t xml:space="preserve"> Admin</w:t>
      </w:r>
    </w:p>
    <w:p w14:paraId="2AE78E24"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Luồng sự kiện chính</w:t>
      </w:r>
    </w:p>
    <w:p w14:paraId="1044D751" w14:textId="77777777" w:rsidR="00482889" w:rsidRPr="006C5D4D" w:rsidRDefault="00DE60BA">
      <w:pPr>
        <w:numPr>
          <w:ilvl w:val="0"/>
          <w:numId w:val="60"/>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Ca sử dụng được thực hiện khi admin muốn thêm thông tin một dự án mới vào hệ thống</w:t>
      </w:r>
    </w:p>
    <w:p w14:paraId="3C0508E8" w14:textId="77777777" w:rsidR="00482889" w:rsidRPr="006C5D4D" w:rsidRDefault="00DE60BA">
      <w:pPr>
        <w:numPr>
          <w:ilvl w:val="0"/>
          <w:numId w:val="60"/>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Tại giao diện quản lý dự án. Các dự án đã được thêm thông tin trước đó sẽ được hiển thị theo dạng bảng </w:t>
      </w:r>
    </w:p>
    <w:p w14:paraId="283374E3" w14:textId="77777777" w:rsidR="00482889" w:rsidRPr="006C5D4D" w:rsidRDefault="00DE60BA">
      <w:pPr>
        <w:numPr>
          <w:ilvl w:val="0"/>
          <w:numId w:val="60"/>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Admin ấn button “Add project” để tạo một dự án mới</w:t>
      </w:r>
    </w:p>
    <w:p w14:paraId="591802AD" w14:textId="77777777" w:rsidR="00482889" w:rsidRPr="006C5D4D" w:rsidRDefault="00DE60BA">
      <w:pPr>
        <w:numPr>
          <w:ilvl w:val="0"/>
          <w:numId w:val="60"/>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trả về mộ</w:t>
      </w:r>
      <w:r w:rsidRPr="006C5D4D">
        <w:rPr>
          <w:noProof/>
          <w:color w:val="000000"/>
          <w:sz w:val="26"/>
          <w:szCs w:val="26"/>
        </w:rPr>
        <w:t>t modal chứa các thông tin cơ bản của một dự án </w:t>
      </w:r>
    </w:p>
    <w:p w14:paraId="092B9B5D" w14:textId="77777777" w:rsidR="00482889" w:rsidRPr="006C5D4D" w:rsidRDefault="00DE60BA">
      <w:pPr>
        <w:numPr>
          <w:ilvl w:val="0"/>
          <w:numId w:val="60"/>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Admin tiến hành điền các trường thông tin cần thiết và ấn “Submit” để thêm dự án mới vào hệ thống</w:t>
      </w:r>
    </w:p>
    <w:p w14:paraId="68F40391"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Luồng thay thế:</w:t>
      </w:r>
      <w:r w:rsidRPr="006C5D4D">
        <w:rPr>
          <w:noProof/>
          <w:color w:val="000000"/>
          <w:sz w:val="26"/>
          <w:szCs w:val="26"/>
        </w:rPr>
        <w:t xml:space="preserve"> Không có</w:t>
      </w:r>
    </w:p>
    <w:p w14:paraId="7439C822"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Yêu cầu đặc biệt:</w:t>
      </w:r>
      <w:r w:rsidRPr="006C5D4D">
        <w:rPr>
          <w:noProof/>
          <w:color w:val="000000"/>
          <w:sz w:val="26"/>
          <w:szCs w:val="26"/>
        </w:rPr>
        <w:t> </w:t>
      </w:r>
    </w:p>
    <w:p w14:paraId="67BFC738" w14:textId="77777777" w:rsidR="00482889" w:rsidRPr="006C5D4D" w:rsidRDefault="00DE60BA">
      <w:pPr>
        <w:numPr>
          <w:ilvl w:val="0"/>
          <w:numId w:val="61"/>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có kết nối internet</w:t>
      </w:r>
    </w:p>
    <w:p w14:paraId="434AADBF"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Điều kiện trước</w:t>
      </w:r>
    </w:p>
    <w:p w14:paraId="22F862A3" w14:textId="77777777" w:rsidR="00482889" w:rsidRPr="006C5D4D" w:rsidRDefault="00DE60BA">
      <w:pPr>
        <w:numPr>
          <w:ilvl w:val="0"/>
          <w:numId w:val="62"/>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Người dùng đăng nhập vào hệ thống với tài khoản mang quyền admin</w:t>
      </w:r>
    </w:p>
    <w:p w14:paraId="2DECD06C"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Điều kiện sau</w:t>
      </w:r>
    </w:p>
    <w:p w14:paraId="71048477" w14:textId="77777777" w:rsidR="00482889" w:rsidRPr="006C5D4D" w:rsidRDefault="00DE60BA">
      <w:pPr>
        <w:numPr>
          <w:ilvl w:val="0"/>
          <w:numId w:val="47"/>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Nếu thành công: Dự án được thêm vào cơ sở dữ liệu và người dùng có thể tạo báo cáo công việc trong dự án này</w:t>
      </w:r>
    </w:p>
    <w:p w14:paraId="555AC323" w14:textId="77777777" w:rsidR="00482889" w:rsidRPr="006C5D4D" w:rsidRDefault="00DE60BA">
      <w:pPr>
        <w:numPr>
          <w:ilvl w:val="0"/>
          <w:numId w:val="47"/>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Nếu thất bại: Đóng modal thêm mới và hệ thống trả về lỗi cho người dùng</w:t>
      </w:r>
    </w:p>
    <w:p w14:paraId="15FD03F0" w14:textId="77777777" w:rsidR="00482889" w:rsidRPr="006C5D4D" w:rsidRDefault="00DE60BA">
      <w:pPr>
        <w:pStyle w:val="Heading3"/>
        <w:spacing w:before="120" w:after="120"/>
        <w:rPr>
          <w:noProof/>
          <w:sz w:val="26"/>
          <w:szCs w:val="26"/>
        </w:rPr>
      </w:pPr>
      <w:bookmarkStart w:id="74" w:name="_206ipza" w:colFirst="0" w:colLast="0"/>
      <w:bookmarkEnd w:id="74"/>
      <w:r w:rsidRPr="006C5D4D">
        <w:rPr>
          <w:noProof/>
          <w:color w:val="000000"/>
          <w:sz w:val="26"/>
          <w:szCs w:val="26"/>
        </w:rPr>
        <w:t>3.4.16. Ca sử dụng “Đóng/kích hoạt dự án”</w:t>
      </w:r>
    </w:p>
    <w:p w14:paraId="268CC915"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Mô tả:</w:t>
      </w:r>
      <w:r w:rsidRPr="006C5D4D">
        <w:rPr>
          <w:noProof/>
          <w:color w:val="000000"/>
          <w:sz w:val="26"/>
          <w:szCs w:val="26"/>
        </w:rPr>
        <w:t xml:space="preserve"> Khi báo một dự án trong cô</w:t>
      </w:r>
      <w:r w:rsidRPr="006C5D4D">
        <w:rPr>
          <w:noProof/>
          <w:color w:val="000000"/>
          <w:sz w:val="26"/>
          <w:szCs w:val="26"/>
        </w:rPr>
        <w:t>ng ty đã hoàn thành và đóng lại hoặc muốn kích hoạt lại dự án đã đóng trước đó</w:t>
      </w:r>
    </w:p>
    <w:p w14:paraId="020AFBA1"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Tác nhân:</w:t>
      </w:r>
      <w:r w:rsidRPr="006C5D4D">
        <w:rPr>
          <w:noProof/>
          <w:color w:val="000000"/>
          <w:sz w:val="26"/>
          <w:szCs w:val="26"/>
        </w:rPr>
        <w:t xml:space="preserve"> Admin</w:t>
      </w:r>
    </w:p>
    <w:p w14:paraId="7A641086"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lastRenderedPageBreak/>
        <w:t>Luồng sự kiện chính</w:t>
      </w:r>
    </w:p>
    <w:p w14:paraId="6BDAD7FF" w14:textId="77777777" w:rsidR="00482889" w:rsidRPr="006C5D4D" w:rsidRDefault="00DE60BA">
      <w:pPr>
        <w:numPr>
          <w:ilvl w:val="0"/>
          <w:numId w:val="49"/>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Ca sử dụng được thực hiện khi người dùng muốn thay đổi trạng thái hoạt động hiện tại của dự án</w:t>
      </w:r>
    </w:p>
    <w:p w14:paraId="459D3105" w14:textId="77777777" w:rsidR="00482889" w:rsidRPr="006C5D4D" w:rsidRDefault="00DE60BA">
      <w:pPr>
        <w:numPr>
          <w:ilvl w:val="0"/>
          <w:numId w:val="49"/>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Tại giao diện bảng danh sách các dự án hiện tại trên hệ thống, một modal chứa thông tin của dự án sẽ được show khi người dùng ấn vào xem để chi tiết </w:t>
      </w:r>
    </w:p>
    <w:p w14:paraId="3A6E6F7F" w14:textId="77777777" w:rsidR="00482889" w:rsidRPr="006C5D4D" w:rsidRDefault="00DE60BA">
      <w:pPr>
        <w:numPr>
          <w:ilvl w:val="0"/>
          <w:numId w:val="50"/>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Khi click vào trạng thái kích hoạt/đóng dự án, sẽ hiển thị một alert để xác nhận lại hành động của người d</w:t>
      </w:r>
      <w:r w:rsidRPr="006C5D4D">
        <w:rPr>
          <w:noProof/>
          <w:color w:val="000000"/>
          <w:sz w:val="26"/>
          <w:szCs w:val="26"/>
        </w:rPr>
        <w:t>ùng</w:t>
      </w:r>
    </w:p>
    <w:p w14:paraId="39B83D71"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Luồng thay thế:</w:t>
      </w:r>
      <w:r w:rsidRPr="006C5D4D">
        <w:rPr>
          <w:noProof/>
          <w:color w:val="000000"/>
          <w:sz w:val="26"/>
          <w:szCs w:val="26"/>
        </w:rPr>
        <w:t xml:space="preserve"> Không có</w:t>
      </w:r>
    </w:p>
    <w:p w14:paraId="6C19FDE0"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Yêu cầu đặc biệt:</w:t>
      </w:r>
      <w:r w:rsidRPr="006C5D4D">
        <w:rPr>
          <w:noProof/>
          <w:color w:val="000000"/>
          <w:sz w:val="26"/>
          <w:szCs w:val="26"/>
        </w:rPr>
        <w:t> </w:t>
      </w:r>
    </w:p>
    <w:p w14:paraId="3C2D74CF" w14:textId="77777777" w:rsidR="00482889" w:rsidRPr="006C5D4D" w:rsidRDefault="00DE60BA">
      <w:pPr>
        <w:numPr>
          <w:ilvl w:val="0"/>
          <w:numId w:val="52"/>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có kết nối internet</w:t>
      </w:r>
    </w:p>
    <w:p w14:paraId="36E6FB8C" w14:textId="77777777" w:rsidR="00482889" w:rsidRPr="006C5D4D" w:rsidRDefault="00DE60BA">
      <w:pPr>
        <w:pBdr>
          <w:top w:val="nil"/>
          <w:left w:val="nil"/>
          <w:bottom w:val="nil"/>
          <w:right w:val="nil"/>
          <w:between w:val="nil"/>
        </w:pBdr>
        <w:spacing w:before="120" w:after="120" w:line="312" w:lineRule="auto"/>
        <w:ind w:firstLine="720"/>
        <w:jc w:val="both"/>
        <w:rPr>
          <w:noProof/>
          <w:color w:val="000000"/>
          <w:sz w:val="26"/>
          <w:szCs w:val="26"/>
        </w:rPr>
      </w:pPr>
      <w:r w:rsidRPr="006C5D4D">
        <w:rPr>
          <w:b/>
          <w:noProof/>
          <w:color w:val="000000"/>
          <w:sz w:val="26"/>
          <w:szCs w:val="26"/>
        </w:rPr>
        <w:t>Điều kiện trước</w:t>
      </w:r>
    </w:p>
    <w:p w14:paraId="564CF53C" w14:textId="77777777" w:rsidR="00482889" w:rsidRPr="006C5D4D" w:rsidRDefault="00DE60BA">
      <w:pPr>
        <w:numPr>
          <w:ilvl w:val="0"/>
          <w:numId w:val="44"/>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Người dùng đăng nhập vào hệ thống với tài khoản mang quyền admin</w:t>
      </w:r>
    </w:p>
    <w:p w14:paraId="6168F4A8" w14:textId="77777777" w:rsidR="00482889" w:rsidRPr="006C5D4D" w:rsidRDefault="00DE60BA">
      <w:pPr>
        <w:pBdr>
          <w:top w:val="nil"/>
          <w:left w:val="nil"/>
          <w:bottom w:val="nil"/>
          <w:right w:val="nil"/>
          <w:between w:val="nil"/>
        </w:pBdr>
        <w:spacing w:before="120" w:after="120" w:line="312" w:lineRule="auto"/>
        <w:ind w:firstLine="720"/>
        <w:jc w:val="both"/>
        <w:rPr>
          <w:noProof/>
          <w:color w:val="000000"/>
          <w:sz w:val="26"/>
          <w:szCs w:val="26"/>
        </w:rPr>
      </w:pPr>
      <w:r w:rsidRPr="006C5D4D">
        <w:rPr>
          <w:b/>
          <w:noProof/>
          <w:color w:val="000000"/>
          <w:sz w:val="26"/>
          <w:szCs w:val="26"/>
        </w:rPr>
        <w:t>Điều kiện sau</w:t>
      </w:r>
    </w:p>
    <w:p w14:paraId="127EC686" w14:textId="77777777" w:rsidR="00482889" w:rsidRPr="006C5D4D" w:rsidRDefault="00DE60BA">
      <w:pPr>
        <w:numPr>
          <w:ilvl w:val="0"/>
          <w:numId w:val="45"/>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Nếu thành công: Khi đóng một dự án, người dùng sẽ không thể tạo được báo cáo công việc trong dự án đó nữa và ngược lại</w:t>
      </w:r>
    </w:p>
    <w:p w14:paraId="2492AEF7" w14:textId="77777777" w:rsidR="00482889" w:rsidRPr="006C5D4D" w:rsidRDefault="00DE60BA">
      <w:pPr>
        <w:numPr>
          <w:ilvl w:val="0"/>
          <w:numId w:val="45"/>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Nếu thất bại: Hệ thống hiển thị thông báo lỗi cho người dùng</w:t>
      </w:r>
    </w:p>
    <w:p w14:paraId="2A4EFA9F" w14:textId="77777777" w:rsidR="00482889" w:rsidRPr="006C5D4D" w:rsidRDefault="00DE60BA">
      <w:pPr>
        <w:pStyle w:val="Heading3"/>
        <w:spacing w:before="120" w:after="120"/>
        <w:rPr>
          <w:noProof/>
          <w:sz w:val="26"/>
          <w:szCs w:val="26"/>
        </w:rPr>
      </w:pPr>
      <w:bookmarkStart w:id="75" w:name="_4k668n3" w:colFirst="0" w:colLast="0"/>
      <w:bookmarkEnd w:id="75"/>
      <w:r w:rsidRPr="006C5D4D">
        <w:rPr>
          <w:noProof/>
          <w:color w:val="000000"/>
          <w:sz w:val="26"/>
          <w:szCs w:val="26"/>
        </w:rPr>
        <w:t>3.4.17. Ca sử dụng “Xem thống kê báo cáo”</w:t>
      </w:r>
    </w:p>
    <w:p w14:paraId="32F164C7"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Mô tả:</w:t>
      </w:r>
      <w:r w:rsidRPr="006C5D4D">
        <w:rPr>
          <w:noProof/>
          <w:color w:val="000000"/>
          <w:sz w:val="26"/>
          <w:szCs w:val="26"/>
        </w:rPr>
        <w:t xml:space="preserve"> Hiển thị thống kê báo cáo c</w:t>
      </w:r>
      <w:r w:rsidRPr="006C5D4D">
        <w:rPr>
          <w:noProof/>
          <w:color w:val="000000"/>
          <w:sz w:val="26"/>
          <w:szCs w:val="26"/>
        </w:rPr>
        <w:t>ông việc đã tạo trong hệ thống giúp những người quản lý có thể nắm bắt tình trạng công việc đã báo cáo lên hệ thống</w:t>
      </w:r>
    </w:p>
    <w:p w14:paraId="71B3F6EA"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Tác nhân:</w:t>
      </w:r>
      <w:r w:rsidRPr="006C5D4D">
        <w:rPr>
          <w:noProof/>
          <w:color w:val="000000"/>
          <w:sz w:val="26"/>
          <w:szCs w:val="26"/>
        </w:rPr>
        <w:t xml:space="preserve"> Admin, leader, manager</w:t>
      </w:r>
    </w:p>
    <w:p w14:paraId="201459EF"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Luồng sự kiện chính</w:t>
      </w:r>
    </w:p>
    <w:p w14:paraId="47CAE118" w14:textId="77777777" w:rsidR="00482889" w:rsidRPr="006C5D4D" w:rsidRDefault="00DE60BA">
      <w:pPr>
        <w:numPr>
          <w:ilvl w:val="0"/>
          <w:numId w:val="46"/>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 xml:space="preserve">Những người có quyền truy cập có thể xem thống kê báo cáo của thành viên khác trong hệ </w:t>
      </w:r>
      <w:r w:rsidRPr="006C5D4D">
        <w:rPr>
          <w:noProof/>
          <w:color w:val="000000"/>
          <w:sz w:val="26"/>
          <w:szCs w:val="26"/>
        </w:rPr>
        <w:t>thống thông qua việc tìm kiếm theo tên người dùng</w:t>
      </w:r>
    </w:p>
    <w:p w14:paraId="4D2A2332" w14:textId="77777777" w:rsidR="00482889" w:rsidRPr="006C5D4D" w:rsidRDefault="00DE60BA">
      <w:pPr>
        <w:numPr>
          <w:ilvl w:val="0"/>
          <w:numId w:val="46"/>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Bảng thống kê hiệu suất sẽ được hiển thị theo loại đánh giá bao gồm</w:t>
      </w:r>
    </w:p>
    <w:p w14:paraId="649507F5" w14:textId="77777777" w:rsidR="00482889" w:rsidRPr="006C5D4D" w:rsidRDefault="00DE60BA">
      <w:pPr>
        <w:numPr>
          <w:ilvl w:val="0"/>
          <w:numId w:val="36"/>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Tổng điểm đánh giá báo cáo được phân theo loại mà admin/leader đánh giá theo các khoảng thời gian</w:t>
      </w:r>
    </w:p>
    <w:p w14:paraId="445F3731" w14:textId="77777777" w:rsidR="00482889" w:rsidRPr="006C5D4D" w:rsidRDefault="00DE60BA">
      <w:pPr>
        <w:numPr>
          <w:ilvl w:val="0"/>
          <w:numId w:val="36"/>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Tổng số báo cáo đã được đánh giá</w:t>
      </w:r>
    </w:p>
    <w:p w14:paraId="13D52FF1" w14:textId="77777777" w:rsidR="00482889" w:rsidRPr="006C5D4D" w:rsidRDefault="00DE60BA">
      <w:pPr>
        <w:numPr>
          <w:ilvl w:val="0"/>
          <w:numId w:val="27"/>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lastRenderedPageBreak/>
        <w:t>Biểu đồ tròn chứa số lượng báo cáo được phân dựa vào độ khó của chúng</w:t>
      </w:r>
    </w:p>
    <w:p w14:paraId="749CDB8F" w14:textId="77777777" w:rsidR="00482889" w:rsidRPr="006C5D4D" w:rsidRDefault="00DE60BA">
      <w:pPr>
        <w:numPr>
          <w:ilvl w:val="0"/>
          <w:numId w:val="27"/>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Người dùng có thể ấn chọn thời gian để xem bảng hiệu su</w:t>
      </w:r>
      <w:r w:rsidRPr="006C5D4D">
        <w:rPr>
          <w:noProof/>
          <w:color w:val="000000"/>
          <w:sz w:val="26"/>
          <w:szCs w:val="26"/>
        </w:rPr>
        <w:t>ất và biểu đồ tròn tại các khoảng thời gian khác như tuần, tháng, năm</w:t>
      </w:r>
    </w:p>
    <w:p w14:paraId="409FE0D4" w14:textId="77777777" w:rsidR="00482889" w:rsidRPr="006C5D4D" w:rsidRDefault="00DE60BA">
      <w:pPr>
        <w:numPr>
          <w:ilvl w:val="0"/>
          <w:numId w:val="27"/>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Người truy cập có thể xem danh sách những báo cáo công việc chưa được đánh giá xếp theo thời gian sớm nhất. Ấn vào báo cáo để thực hiện đánh giá báo cáo đó trực tiếp trong giao diện thốn</w:t>
      </w:r>
      <w:r w:rsidRPr="006C5D4D">
        <w:rPr>
          <w:noProof/>
          <w:color w:val="000000"/>
          <w:sz w:val="26"/>
          <w:szCs w:val="26"/>
        </w:rPr>
        <w:t>g kê</w:t>
      </w:r>
    </w:p>
    <w:p w14:paraId="508103CD"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Luồng thay thế:</w:t>
      </w:r>
      <w:r w:rsidRPr="006C5D4D">
        <w:rPr>
          <w:noProof/>
          <w:color w:val="000000"/>
          <w:sz w:val="26"/>
          <w:szCs w:val="26"/>
        </w:rPr>
        <w:t xml:space="preserve"> Không có</w:t>
      </w:r>
    </w:p>
    <w:p w14:paraId="007BA0B3"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Yêu cầu đặc biệt:</w:t>
      </w:r>
      <w:r w:rsidRPr="006C5D4D">
        <w:rPr>
          <w:noProof/>
          <w:color w:val="000000"/>
          <w:sz w:val="26"/>
          <w:szCs w:val="26"/>
        </w:rPr>
        <w:t> </w:t>
      </w:r>
    </w:p>
    <w:p w14:paraId="21D0A29C" w14:textId="77777777" w:rsidR="00482889" w:rsidRPr="006C5D4D" w:rsidRDefault="00DE60BA">
      <w:pPr>
        <w:numPr>
          <w:ilvl w:val="0"/>
          <w:numId w:val="28"/>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có kết nối internet</w:t>
      </w:r>
    </w:p>
    <w:p w14:paraId="5BFAFB43"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Điều kiện trước</w:t>
      </w:r>
    </w:p>
    <w:p w14:paraId="46860E59" w14:textId="77777777" w:rsidR="00482889" w:rsidRPr="006C5D4D" w:rsidRDefault="00DE60BA">
      <w:pPr>
        <w:numPr>
          <w:ilvl w:val="0"/>
          <w:numId w:val="29"/>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Người dùng đăng nhập vào hệ thống với tài khoản mang quyền admin/leader/manager</w:t>
      </w:r>
    </w:p>
    <w:p w14:paraId="1FE135C4"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Điều kiện sau</w:t>
      </w:r>
      <w:r w:rsidRPr="006C5D4D">
        <w:rPr>
          <w:noProof/>
          <w:color w:val="000000"/>
          <w:sz w:val="26"/>
          <w:szCs w:val="26"/>
        </w:rPr>
        <w:t>: không có</w:t>
      </w:r>
    </w:p>
    <w:p w14:paraId="1DD853FB" w14:textId="77777777" w:rsidR="00482889" w:rsidRPr="006C5D4D" w:rsidRDefault="00DE60BA">
      <w:pPr>
        <w:pStyle w:val="Heading3"/>
        <w:spacing w:before="120" w:after="120"/>
        <w:rPr>
          <w:noProof/>
          <w:sz w:val="26"/>
          <w:szCs w:val="26"/>
        </w:rPr>
      </w:pPr>
      <w:bookmarkStart w:id="76" w:name="_2zbgiuw" w:colFirst="0" w:colLast="0"/>
      <w:bookmarkEnd w:id="76"/>
      <w:r w:rsidRPr="006C5D4D">
        <w:rPr>
          <w:noProof/>
          <w:color w:val="000000"/>
          <w:sz w:val="26"/>
          <w:szCs w:val="26"/>
        </w:rPr>
        <w:t>3.4.18. Ca sử dụng “Quản lý file của người dùng”</w:t>
      </w:r>
    </w:p>
    <w:p w14:paraId="0F1A8B5E"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Mô tả:</w:t>
      </w:r>
      <w:r w:rsidRPr="006C5D4D">
        <w:rPr>
          <w:noProof/>
          <w:color w:val="000000"/>
          <w:sz w:val="26"/>
          <w:szCs w:val="26"/>
        </w:rPr>
        <w:t xml:space="preserve"> Người dùng muốn xem lại hoặc thực hiện các thao tác vớ những file trong drive cá nhân của mình và những file đã đính kèm theo báo cáo khi tạo </w:t>
      </w:r>
    </w:p>
    <w:p w14:paraId="08615E0F"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Tác nhân:</w:t>
      </w:r>
      <w:r w:rsidRPr="006C5D4D">
        <w:rPr>
          <w:noProof/>
          <w:color w:val="000000"/>
          <w:sz w:val="26"/>
          <w:szCs w:val="26"/>
        </w:rPr>
        <w:t xml:space="preserve"> Admin, leader, develop</w:t>
      </w:r>
    </w:p>
    <w:p w14:paraId="1A620ED0"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Luồng sự kiện chính</w:t>
      </w:r>
    </w:p>
    <w:p w14:paraId="3EDEFF3B" w14:textId="77777777" w:rsidR="00482889" w:rsidRPr="006C5D4D" w:rsidRDefault="00DE60BA">
      <w:pPr>
        <w:numPr>
          <w:ilvl w:val="0"/>
          <w:numId w:val="30"/>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 xml:space="preserve">Tại giao diện quản lý file drive hệ thống sẽ hiển thị danh </w:t>
      </w:r>
      <w:r w:rsidRPr="006C5D4D">
        <w:rPr>
          <w:noProof/>
          <w:color w:val="000000"/>
          <w:sz w:val="26"/>
          <w:szCs w:val="26"/>
        </w:rPr>
        <w:t>sách file được phân loại</w:t>
      </w:r>
    </w:p>
    <w:p w14:paraId="0BF240B8" w14:textId="77777777" w:rsidR="00482889" w:rsidRPr="006C5D4D" w:rsidRDefault="00DE60BA">
      <w:pPr>
        <w:numPr>
          <w:ilvl w:val="0"/>
          <w:numId w:val="30"/>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Người dùng muốn xem chi tiết thư mục hoặc file hệ thống sẽ link tới giao diện hiển thị file của google drive</w:t>
      </w:r>
    </w:p>
    <w:p w14:paraId="67A994DA" w14:textId="77777777" w:rsidR="00482889" w:rsidRPr="006C5D4D" w:rsidRDefault="00DE60BA">
      <w:pPr>
        <w:numPr>
          <w:ilvl w:val="0"/>
          <w:numId w:val="30"/>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Tại thư mục “Task Management” trong giao diện quản lý file chứa tất cả file người dùng đã kèm theo khi tạo báo cáo và được</w:t>
      </w:r>
      <w:r w:rsidRPr="006C5D4D">
        <w:rPr>
          <w:noProof/>
          <w:color w:val="000000"/>
          <w:sz w:val="26"/>
          <w:szCs w:val="26"/>
        </w:rPr>
        <w:t xml:space="preserve"> phân theo thư mục với tên chính là “main task” của báo cáo </w:t>
      </w:r>
    </w:p>
    <w:p w14:paraId="6FC0705E" w14:textId="77777777" w:rsidR="00482889" w:rsidRPr="006C5D4D" w:rsidRDefault="00DE60BA">
      <w:pPr>
        <w:numPr>
          <w:ilvl w:val="0"/>
          <w:numId w:val="30"/>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Người dùng có thể thêm, xóa hoặc sửa file trực tiếp trong thư mục báo cáo trên drive, khi đó file mà đính kèm theo trong báo cáo này cũng sẽ tương ứng được cập nhật theo</w:t>
      </w:r>
    </w:p>
    <w:p w14:paraId="44A3CC0C" w14:textId="77777777" w:rsidR="00482889" w:rsidRPr="006C5D4D" w:rsidRDefault="00DE60BA">
      <w:pPr>
        <w:numPr>
          <w:ilvl w:val="0"/>
          <w:numId w:val="30"/>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lastRenderedPageBreak/>
        <w:t>Hệ thống hiển thị dung lư</w:t>
      </w:r>
      <w:r w:rsidRPr="006C5D4D">
        <w:rPr>
          <w:noProof/>
          <w:color w:val="000000"/>
          <w:sz w:val="26"/>
          <w:szCs w:val="26"/>
        </w:rPr>
        <w:t>ợng hiện tại người dùng có và dung lượng đã sử dụng trên google drive</w:t>
      </w:r>
    </w:p>
    <w:p w14:paraId="5AD7B29D"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Luồng thay thế:</w:t>
      </w:r>
      <w:r w:rsidRPr="006C5D4D">
        <w:rPr>
          <w:noProof/>
          <w:color w:val="000000"/>
          <w:sz w:val="26"/>
          <w:szCs w:val="26"/>
        </w:rPr>
        <w:t xml:space="preserve"> Không có</w:t>
      </w:r>
    </w:p>
    <w:p w14:paraId="1FEC0B1A"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b/>
          <w:noProof/>
          <w:color w:val="000000"/>
          <w:sz w:val="26"/>
          <w:szCs w:val="26"/>
        </w:rPr>
        <w:t>Yêu cầu đặc biệt: </w:t>
      </w:r>
      <w:r w:rsidRPr="006C5D4D">
        <w:rPr>
          <w:b/>
          <w:noProof/>
          <w:color w:val="000000"/>
          <w:sz w:val="26"/>
          <w:szCs w:val="26"/>
        </w:rPr>
        <w:tab/>
      </w:r>
    </w:p>
    <w:p w14:paraId="3D72A4A9" w14:textId="77777777" w:rsidR="00482889" w:rsidRPr="006C5D4D" w:rsidRDefault="00DE60BA">
      <w:pPr>
        <w:numPr>
          <w:ilvl w:val="0"/>
          <w:numId w:val="42"/>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có kết nối internet</w:t>
      </w:r>
    </w:p>
    <w:p w14:paraId="7223B46B" w14:textId="77777777" w:rsidR="00482889" w:rsidRPr="006C5D4D" w:rsidRDefault="00DE60BA">
      <w:pPr>
        <w:numPr>
          <w:ilvl w:val="0"/>
          <w:numId w:val="42"/>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Hệ thống có kết nối với bên thứ ba là Google Drive</w:t>
      </w:r>
    </w:p>
    <w:p w14:paraId="5ECD6295" w14:textId="77777777" w:rsidR="00482889" w:rsidRPr="006C5D4D" w:rsidRDefault="00DE60BA">
      <w:pPr>
        <w:numPr>
          <w:ilvl w:val="0"/>
          <w:numId w:val="42"/>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Google drive còn dung lượng trống nếu muốn thêm update thêm file mới</w:t>
      </w:r>
    </w:p>
    <w:p w14:paraId="084BD5C2" w14:textId="77777777" w:rsidR="00482889" w:rsidRPr="006C5D4D" w:rsidRDefault="00DE60BA">
      <w:pPr>
        <w:pBdr>
          <w:top w:val="nil"/>
          <w:left w:val="nil"/>
          <w:bottom w:val="nil"/>
          <w:right w:val="nil"/>
          <w:between w:val="nil"/>
        </w:pBdr>
        <w:spacing w:before="120" w:after="120" w:line="312" w:lineRule="auto"/>
        <w:ind w:firstLine="720"/>
        <w:jc w:val="both"/>
        <w:rPr>
          <w:noProof/>
          <w:color w:val="000000"/>
          <w:sz w:val="26"/>
          <w:szCs w:val="26"/>
        </w:rPr>
      </w:pPr>
      <w:r w:rsidRPr="006C5D4D">
        <w:rPr>
          <w:b/>
          <w:noProof/>
          <w:color w:val="000000"/>
          <w:sz w:val="26"/>
          <w:szCs w:val="26"/>
        </w:rPr>
        <w:t>Điều kiện trước</w:t>
      </w:r>
    </w:p>
    <w:p w14:paraId="60542EF8" w14:textId="77777777" w:rsidR="00482889" w:rsidRPr="006C5D4D" w:rsidRDefault="00DE60BA">
      <w:pPr>
        <w:numPr>
          <w:ilvl w:val="0"/>
          <w:numId w:val="43"/>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Đã đính kèm file vào báo cáo nếu muốn thực hiện xem hoặc thực hiện các tác vụ khác đối với file trong báo cáo đó</w:t>
      </w:r>
    </w:p>
    <w:p w14:paraId="189AC27A" w14:textId="77777777" w:rsidR="00482889" w:rsidRPr="006C5D4D" w:rsidRDefault="00DE60BA">
      <w:pPr>
        <w:pBdr>
          <w:top w:val="nil"/>
          <w:left w:val="nil"/>
          <w:bottom w:val="nil"/>
          <w:right w:val="nil"/>
          <w:between w:val="nil"/>
        </w:pBdr>
        <w:spacing w:before="120" w:after="120" w:line="312" w:lineRule="auto"/>
        <w:ind w:firstLine="720"/>
        <w:jc w:val="both"/>
        <w:rPr>
          <w:noProof/>
          <w:color w:val="000000"/>
          <w:sz w:val="26"/>
          <w:szCs w:val="26"/>
        </w:rPr>
      </w:pPr>
      <w:r w:rsidRPr="006C5D4D">
        <w:rPr>
          <w:b/>
          <w:noProof/>
          <w:color w:val="000000"/>
          <w:sz w:val="26"/>
          <w:szCs w:val="26"/>
        </w:rPr>
        <w:t>Điều kiện sau</w:t>
      </w:r>
    </w:p>
    <w:p w14:paraId="042388C2" w14:textId="77777777" w:rsidR="00482889" w:rsidRPr="006C5D4D" w:rsidRDefault="00DE60BA">
      <w:pPr>
        <w:numPr>
          <w:ilvl w:val="0"/>
          <w:numId w:val="51"/>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Nếu thành công: File trong google drive sẽ được cập nhật tương ứng với các thao tác trên hệ thống của người dùng</w:t>
      </w:r>
    </w:p>
    <w:p w14:paraId="6242240F" w14:textId="77777777" w:rsidR="00482889" w:rsidRPr="006C5D4D" w:rsidRDefault="00DE60BA">
      <w:pPr>
        <w:numPr>
          <w:ilvl w:val="0"/>
          <w:numId w:val="51"/>
        </w:numPr>
        <w:pBdr>
          <w:top w:val="nil"/>
          <w:left w:val="nil"/>
          <w:bottom w:val="nil"/>
          <w:right w:val="nil"/>
          <w:between w:val="nil"/>
        </w:pBdr>
        <w:spacing w:before="120" w:after="120" w:line="312" w:lineRule="auto"/>
        <w:ind w:left="1080"/>
        <w:jc w:val="both"/>
        <w:rPr>
          <w:noProof/>
          <w:color w:val="000000"/>
        </w:rPr>
      </w:pPr>
      <w:r w:rsidRPr="006C5D4D">
        <w:rPr>
          <w:noProof/>
          <w:color w:val="000000"/>
          <w:sz w:val="26"/>
          <w:szCs w:val="26"/>
        </w:rPr>
        <w:t>Nếu thất bại: Danh sách file vẫn được dữ nguyên và hệ thống hiển thị thông báo lỗi cho người dùng</w:t>
      </w:r>
    </w:p>
    <w:p w14:paraId="1E6E4C63" w14:textId="77777777" w:rsidR="00482889" w:rsidRPr="006C5D4D" w:rsidRDefault="00DE60BA">
      <w:pPr>
        <w:pStyle w:val="Heading2"/>
        <w:rPr>
          <w:noProof/>
          <w:sz w:val="26"/>
          <w:szCs w:val="26"/>
        </w:rPr>
      </w:pPr>
      <w:bookmarkStart w:id="77" w:name="_1egqt2p" w:colFirst="0" w:colLast="0"/>
      <w:bookmarkEnd w:id="77"/>
      <w:r w:rsidRPr="006C5D4D">
        <w:rPr>
          <w:noProof/>
          <w:color w:val="000000"/>
          <w:sz w:val="26"/>
          <w:szCs w:val="26"/>
        </w:rPr>
        <w:t>3.5.</w:t>
      </w:r>
      <w:r w:rsidRPr="006C5D4D">
        <w:rPr>
          <w:noProof/>
          <w:color w:val="000000"/>
          <w:sz w:val="26"/>
          <w:szCs w:val="26"/>
        </w:rPr>
        <w:tab/>
        <w:t>Xây dựng biểu đồ tuần tự</w:t>
      </w:r>
    </w:p>
    <w:p w14:paraId="08752BE3"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noProof/>
          <w:color w:val="000000"/>
          <w:sz w:val="26"/>
          <w:szCs w:val="26"/>
        </w:rPr>
        <w:t>Trong phần này,</w:t>
      </w:r>
      <w:r w:rsidRPr="006C5D4D">
        <w:rPr>
          <w:noProof/>
          <w:color w:val="000000"/>
          <w:sz w:val="26"/>
          <w:szCs w:val="26"/>
        </w:rPr>
        <w:t xml:space="preserve"> tôi sẽ trình bày biểu đồ tuần tự để xác định các trình tự diễn ra sự kiện đã được nêu trong phần “Đặc tả ca sử dụng”. Mỗi ca sử dụng sẽ được mô tả bằng một biểu đồ tuần tự tương ứng và dưới đây là biểu đồ tuần tự một số ca sử dụng của hệ thống.</w:t>
      </w:r>
    </w:p>
    <w:p w14:paraId="1221669B" w14:textId="77777777" w:rsidR="00482889" w:rsidRPr="006C5D4D" w:rsidRDefault="00DE60BA">
      <w:pPr>
        <w:pStyle w:val="Heading3"/>
        <w:rPr>
          <w:noProof/>
          <w:sz w:val="26"/>
          <w:szCs w:val="26"/>
        </w:rPr>
      </w:pPr>
      <w:bookmarkStart w:id="78" w:name="_3ygebqi" w:colFirst="0" w:colLast="0"/>
      <w:bookmarkEnd w:id="78"/>
      <w:r w:rsidRPr="006C5D4D">
        <w:rPr>
          <w:noProof/>
          <w:color w:val="000000"/>
          <w:sz w:val="26"/>
          <w:szCs w:val="26"/>
        </w:rPr>
        <w:lastRenderedPageBreak/>
        <w:t>3.5.1. Biể</w:t>
      </w:r>
      <w:r w:rsidRPr="006C5D4D">
        <w:rPr>
          <w:noProof/>
          <w:color w:val="000000"/>
          <w:sz w:val="26"/>
          <w:szCs w:val="26"/>
        </w:rPr>
        <w:t>u đồ tuần tự ca sử dụng “Đăng nhập”</w:t>
      </w:r>
    </w:p>
    <w:p w14:paraId="2669F232"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rPr>
        <w:drawing>
          <wp:inline distT="0" distB="0" distL="0" distR="0" wp14:anchorId="78FFBFF7" wp14:editId="06744CA3">
            <wp:extent cx="6012180" cy="3436620"/>
            <wp:effectExtent l="0" t="0" r="0" b="0"/>
            <wp:docPr id="25" name="image21.png" descr="https://lh4.googleusercontent.com/Jgz06vHvg6MkQO6921hVeGWe_PgJfoh34ntidh90-VjTQ36RBxpAdbRZpTh4xIDkWBWUr0A9uQF05JjTfJ1dAL1I4c_dUTb5x4Cgx3K63hcdoxGSFlth9FO9zmt7065_yTfrfk-VXl75Qh2pEQ"/>
            <wp:cNvGraphicFramePr/>
            <a:graphic xmlns:a="http://schemas.openxmlformats.org/drawingml/2006/main">
              <a:graphicData uri="http://schemas.openxmlformats.org/drawingml/2006/picture">
                <pic:pic xmlns:pic="http://schemas.openxmlformats.org/drawingml/2006/picture">
                  <pic:nvPicPr>
                    <pic:cNvPr id="0" name="image21.png" descr="https://lh4.googleusercontent.com/Jgz06vHvg6MkQO6921hVeGWe_PgJfoh34ntidh90-VjTQ36RBxpAdbRZpTh4xIDkWBWUr0A9uQF05JjTfJ1dAL1I4c_dUTb5x4Cgx3K63hcdoxGSFlth9FO9zmt7065_yTfrfk-VXl75Qh2pEQ"/>
                    <pic:cNvPicPr preferRelativeResize="0"/>
                  </pic:nvPicPr>
                  <pic:blipFill>
                    <a:blip r:embed="rId32"/>
                    <a:srcRect/>
                    <a:stretch>
                      <a:fillRect/>
                    </a:stretch>
                  </pic:blipFill>
                  <pic:spPr>
                    <a:xfrm>
                      <a:off x="0" y="0"/>
                      <a:ext cx="6012180" cy="3436620"/>
                    </a:xfrm>
                    <a:prstGeom prst="rect">
                      <a:avLst/>
                    </a:prstGeom>
                    <a:ln/>
                  </pic:spPr>
                </pic:pic>
              </a:graphicData>
            </a:graphic>
          </wp:inline>
        </w:drawing>
      </w:r>
    </w:p>
    <w:p w14:paraId="497D303F"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79" w:name="_2dlolyb" w:colFirst="0" w:colLast="0"/>
      <w:bookmarkEnd w:id="79"/>
      <w:r w:rsidRPr="006C5D4D">
        <w:rPr>
          <w:i/>
          <w:noProof/>
          <w:color w:val="000000"/>
          <w:sz w:val="22"/>
          <w:szCs w:val="22"/>
        </w:rPr>
        <w:t>Hình 3.5</w:t>
      </w:r>
      <w:r w:rsidRPr="006C5D4D">
        <w:rPr>
          <w:noProof/>
          <w:color w:val="000000"/>
          <w:sz w:val="22"/>
          <w:szCs w:val="22"/>
        </w:rPr>
        <w:t xml:space="preserve"> Sơ đồ tuần tự ca sử dụng “Đăng nhập”</w:t>
      </w:r>
    </w:p>
    <w:p w14:paraId="62B0B0AF"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noProof/>
          <w:color w:val="000000"/>
          <w:sz w:val="26"/>
          <w:szCs w:val="26"/>
        </w:rPr>
        <w:t xml:space="preserve">Sau khi truy cập vào trang web, hệ thống trả về màn hình đăng nhập cho người dùng. Người dùng chọn “Google” trang web được chuyển hướng tới màn hình đăng nhập bằng google, người nhập gmail truy cập của mình và chấp nhận các yêu cầu xác thực từ google. Một </w:t>
      </w:r>
      <w:r w:rsidRPr="006C5D4D">
        <w:rPr>
          <w:noProof/>
          <w:color w:val="000000"/>
          <w:sz w:val="26"/>
          <w:szCs w:val="26"/>
        </w:rPr>
        <w:t>yêu cầu sẽ được gửi tới máy chủ, máy chủ kiểm tra các thông tin tài khoản sau kết quả sẽ được trả lại phía máy khách. Khi đăng nhập thành công, mà hình sẽ được chuyển hướng tới giao diện chính của hệ thống.</w:t>
      </w:r>
    </w:p>
    <w:p w14:paraId="2F771493" w14:textId="77777777" w:rsidR="00482889" w:rsidRPr="006C5D4D" w:rsidRDefault="00DE60BA">
      <w:pPr>
        <w:rPr>
          <w:noProof/>
          <w:color w:val="000000"/>
          <w:sz w:val="26"/>
          <w:szCs w:val="26"/>
        </w:rPr>
      </w:pPr>
      <w:r w:rsidRPr="006C5D4D">
        <w:rPr>
          <w:noProof/>
        </w:rPr>
        <w:br w:type="page"/>
      </w:r>
    </w:p>
    <w:p w14:paraId="065D0D91" w14:textId="77777777" w:rsidR="00482889" w:rsidRPr="006C5D4D" w:rsidRDefault="00DE60BA">
      <w:pPr>
        <w:pStyle w:val="Heading3"/>
        <w:rPr>
          <w:noProof/>
          <w:sz w:val="26"/>
          <w:szCs w:val="26"/>
        </w:rPr>
      </w:pPr>
      <w:bookmarkStart w:id="80" w:name="_sqyw64" w:colFirst="0" w:colLast="0"/>
      <w:bookmarkEnd w:id="80"/>
      <w:r w:rsidRPr="006C5D4D">
        <w:rPr>
          <w:noProof/>
          <w:color w:val="000000"/>
          <w:sz w:val="26"/>
          <w:szCs w:val="26"/>
        </w:rPr>
        <w:lastRenderedPageBreak/>
        <w:t>3.5.2. Biểu đồ tuần tự ca sử dụng “Thay đổi thô</w:t>
      </w:r>
      <w:r w:rsidRPr="006C5D4D">
        <w:rPr>
          <w:noProof/>
          <w:color w:val="000000"/>
          <w:sz w:val="26"/>
          <w:szCs w:val="26"/>
        </w:rPr>
        <w:t>ng tin người dùng”</w:t>
      </w:r>
    </w:p>
    <w:p w14:paraId="3ADE3610" w14:textId="77777777" w:rsidR="00482889" w:rsidRPr="006C5D4D" w:rsidRDefault="00482889">
      <w:pPr>
        <w:rPr>
          <w:noProof/>
        </w:rPr>
      </w:pPr>
    </w:p>
    <w:p w14:paraId="79CCDB1A"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rPr>
        <w:drawing>
          <wp:inline distT="0" distB="0" distL="0" distR="0" wp14:anchorId="36ACBDE4" wp14:editId="1BFDA1E8">
            <wp:extent cx="5981700" cy="3284220"/>
            <wp:effectExtent l="0" t="0" r="0" b="0"/>
            <wp:docPr id="23" name="image20.png" descr="https://lh6.googleusercontent.com/ObNj83PtEsGYlHNoHMx65a0VMwF6smz55Nb9URLGUip0b0RydcuOIRQT5ZreM_csVHBr9tuKl-SHbz24cCvcKKojWaU_Q4dI4lePfcAHrDdAdP9HiS5pQkZJj4ExSvF0G5yTbLV4ZSr1RKbsJQ"/>
            <wp:cNvGraphicFramePr/>
            <a:graphic xmlns:a="http://schemas.openxmlformats.org/drawingml/2006/main">
              <a:graphicData uri="http://schemas.openxmlformats.org/drawingml/2006/picture">
                <pic:pic xmlns:pic="http://schemas.openxmlformats.org/drawingml/2006/picture">
                  <pic:nvPicPr>
                    <pic:cNvPr id="0" name="image20.png" descr="https://lh6.googleusercontent.com/ObNj83PtEsGYlHNoHMx65a0VMwF6smz55Nb9URLGUip0b0RydcuOIRQT5ZreM_csVHBr9tuKl-SHbz24cCvcKKojWaU_Q4dI4lePfcAHrDdAdP9HiS5pQkZJj4ExSvF0G5yTbLV4ZSr1RKbsJQ"/>
                    <pic:cNvPicPr preferRelativeResize="0"/>
                  </pic:nvPicPr>
                  <pic:blipFill>
                    <a:blip r:embed="rId33"/>
                    <a:srcRect/>
                    <a:stretch>
                      <a:fillRect/>
                    </a:stretch>
                  </pic:blipFill>
                  <pic:spPr>
                    <a:xfrm>
                      <a:off x="0" y="0"/>
                      <a:ext cx="5981700" cy="3284220"/>
                    </a:xfrm>
                    <a:prstGeom prst="rect">
                      <a:avLst/>
                    </a:prstGeom>
                    <a:ln/>
                  </pic:spPr>
                </pic:pic>
              </a:graphicData>
            </a:graphic>
          </wp:inline>
        </w:drawing>
      </w:r>
    </w:p>
    <w:p w14:paraId="42FE65BD"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81" w:name="_3cqmetx" w:colFirst="0" w:colLast="0"/>
      <w:bookmarkEnd w:id="81"/>
      <w:r w:rsidRPr="006C5D4D">
        <w:rPr>
          <w:i/>
          <w:noProof/>
          <w:color w:val="000000"/>
          <w:sz w:val="22"/>
          <w:szCs w:val="22"/>
        </w:rPr>
        <w:t>Hình 3.6</w:t>
      </w:r>
      <w:r w:rsidRPr="006C5D4D">
        <w:rPr>
          <w:noProof/>
          <w:color w:val="000000"/>
          <w:sz w:val="22"/>
          <w:szCs w:val="22"/>
        </w:rPr>
        <w:t xml:space="preserve"> Sơ đồ tuần tự ca sử dụng “Thay đổi thông tin người dùng”</w:t>
      </w:r>
    </w:p>
    <w:p w14:paraId="3491CFB7"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noProof/>
          <w:color w:val="000000"/>
          <w:sz w:val="26"/>
          <w:szCs w:val="26"/>
        </w:rPr>
        <w:t>Sau khi truy cập vào hệ thống, admin chọn phần quản lý người dùng trên danh mục thanh menu bên phải. Chọn “User management” để hiển thị màn hình danh sách người dùng. Admin chọn người dùng mà mình muốn cập nhật thông tin. Màn hình thông tin cá nhân của ngư</w:t>
      </w:r>
      <w:r w:rsidRPr="006C5D4D">
        <w:rPr>
          <w:noProof/>
          <w:color w:val="000000"/>
          <w:sz w:val="26"/>
          <w:szCs w:val="26"/>
        </w:rPr>
        <w:t>ời dùng đó sẽ được hiển thị, admin tiếng hành điền các thông tin cập nhận sau đó ấn “Submit”. Lúc này, một yêu cầu thay đổi thông tin chứa thông tin các trường thay đổi sẽ được gửi tới phía máy chủ. Máy chủ thực hiện quá trình sử lý thay đổi và cập nhật th</w:t>
      </w:r>
      <w:r w:rsidRPr="006C5D4D">
        <w:rPr>
          <w:noProof/>
          <w:color w:val="000000"/>
          <w:sz w:val="26"/>
          <w:szCs w:val="26"/>
        </w:rPr>
        <w:t>ông tin vào cơ sở dữ liệu sau đó gửi lại thông tin đã cập nhật cho máy khách. Thông tin người dùng được cập nhật tại bảng danh sách và hiển thị một thông báo thành công trên màn hình.</w:t>
      </w:r>
    </w:p>
    <w:p w14:paraId="58DA60F7" w14:textId="77777777" w:rsidR="00482889" w:rsidRPr="006C5D4D" w:rsidRDefault="00DE60BA">
      <w:pPr>
        <w:rPr>
          <w:noProof/>
        </w:rPr>
      </w:pPr>
      <w:r w:rsidRPr="006C5D4D">
        <w:rPr>
          <w:noProof/>
        </w:rPr>
        <w:br/>
      </w:r>
      <w:r w:rsidRPr="006C5D4D">
        <w:rPr>
          <w:noProof/>
        </w:rPr>
        <w:br/>
      </w:r>
    </w:p>
    <w:p w14:paraId="4CC6DA7E" w14:textId="77777777" w:rsidR="00482889" w:rsidRPr="006C5D4D" w:rsidRDefault="00482889">
      <w:pPr>
        <w:rPr>
          <w:noProof/>
        </w:rPr>
      </w:pPr>
    </w:p>
    <w:p w14:paraId="03B8E9CC" w14:textId="77777777" w:rsidR="00482889" w:rsidRPr="006C5D4D" w:rsidRDefault="00482889">
      <w:pPr>
        <w:rPr>
          <w:noProof/>
        </w:rPr>
      </w:pPr>
    </w:p>
    <w:p w14:paraId="67EDD84D" w14:textId="77777777" w:rsidR="00482889" w:rsidRPr="006C5D4D" w:rsidRDefault="00482889">
      <w:pPr>
        <w:rPr>
          <w:noProof/>
        </w:rPr>
      </w:pPr>
    </w:p>
    <w:p w14:paraId="2A8FEDB9" w14:textId="77777777" w:rsidR="00482889" w:rsidRPr="006C5D4D" w:rsidRDefault="00DE60BA">
      <w:pPr>
        <w:rPr>
          <w:noProof/>
        </w:rPr>
      </w:pPr>
      <w:r w:rsidRPr="006C5D4D">
        <w:rPr>
          <w:noProof/>
        </w:rPr>
        <w:lastRenderedPageBreak/>
        <w:br/>
      </w:r>
    </w:p>
    <w:p w14:paraId="6E9F8D53" w14:textId="77777777" w:rsidR="00482889" w:rsidRPr="006C5D4D" w:rsidRDefault="00DE60BA">
      <w:pPr>
        <w:pStyle w:val="Heading3"/>
        <w:rPr>
          <w:noProof/>
          <w:sz w:val="26"/>
          <w:szCs w:val="26"/>
        </w:rPr>
      </w:pPr>
      <w:bookmarkStart w:id="82" w:name="_1rvwp1q" w:colFirst="0" w:colLast="0"/>
      <w:bookmarkEnd w:id="82"/>
      <w:r w:rsidRPr="006C5D4D">
        <w:rPr>
          <w:noProof/>
          <w:color w:val="000000"/>
          <w:sz w:val="26"/>
          <w:szCs w:val="26"/>
        </w:rPr>
        <w:t>3.5.3.</w:t>
      </w:r>
      <w:r w:rsidRPr="006C5D4D">
        <w:rPr>
          <w:noProof/>
          <w:color w:val="000000"/>
          <w:sz w:val="26"/>
          <w:szCs w:val="26"/>
        </w:rPr>
        <w:tab/>
      </w:r>
      <w:r w:rsidRPr="006C5D4D">
        <w:rPr>
          <w:noProof/>
          <w:color w:val="000000"/>
          <w:sz w:val="26"/>
          <w:szCs w:val="26"/>
        </w:rPr>
        <w:t>Biểu đồ tuần tự ca sử dụng “Thêm tài khoản”</w:t>
      </w:r>
    </w:p>
    <w:p w14:paraId="79FD8F0D" w14:textId="77777777" w:rsidR="00482889" w:rsidRPr="006C5D4D" w:rsidRDefault="00482889">
      <w:pPr>
        <w:rPr>
          <w:noProof/>
          <w:sz w:val="26"/>
          <w:szCs w:val="26"/>
        </w:rPr>
      </w:pPr>
    </w:p>
    <w:p w14:paraId="0F65E721"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sz w:val="26"/>
          <w:szCs w:val="26"/>
        </w:rPr>
        <w:drawing>
          <wp:inline distT="0" distB="0" distL="0" distR="0" wp14:anchorId="6C38FF18" wp14:editId="619F364D">
            <wp:extent cx="5951220" cy="3322320"/>
            <wp:effectExtent l="0" t="0" r="0" b="0"/>
            <wp:docPr id="24" name="image29.png" descr="https://lh6.googleusercontent.com/23EWJsqenL7gFxCr42VmfAcKinBk9sIMz1KJ-3u2S9mOlk3AXzmWAoAMCLdBIvtHNyAAf6Q_f3Y7o3SAH2oWZlLzeHzBqTpyWGFJ4AXVg5OhRqwYZKkl5GNMc0LbQEFDDEGE7kb_x6nqqr-1-Q"/>
            <wp:cNvGraphicFramePr/>
            <a:graphic xmlns:a="http://schemas.openxmlformats.org/drawingml/2006/main">
              <a:graphicData uri="http://schemas.openxmlformats.org/drawingml/2006/picture">
                <pic:pic xmlns:pic="http://schemas.openxmlformats.org/drawingml/2006/picture">
                  <pic:nvPicPr>
                    <pic:cNvPr id="0" name="image29.png" descr="https://lh6.googleusercontent.com/23EWJsqenL7gFxCr42VmfAcKinBk9sIMz1KJ-3u2S9mOlk3AXzmWAoAMCLdBIvtHNyAAf6Q_f3Y7o3SAH2oWZlLzeHzBqTpyWGFJ4AXVg5OhRqwYZKkl5GNMc0LbQEFDDEGE7kb_x6nqqr-1-Q"/>
                    <pic:cNvPicPr preferRelativeResize="0"/>
                  </pic:nvPicPr>
                  <pic:blipFill>
                    <a:blip r:embed="rId34"/>
                    <a:srcRect/>
                    <a:stretch>
                      <a:fillRect/>
                    </a:stretch>
                  </pic:blipFill>
                  <pic:spPr>
                    <a:xfrm>
                      <a:off x="0" y="0"/>
                      <a:ext cx="5951220" cy="3322320"/>
                    </a:xfrm>
                    <a:prstGeom prst="rect">
                      <a:avLst/>
                    </a:prstGeom>
                    <a:ln/>
                  </pic:spPr>
                </pic:pic>
              </a:graphicData>
            </a:graphic>
          </wp:inline>
        </w:drawing>
      </w:r>
    </w:p>
    <w:p w14:paraId="536084C6"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83" w:name="_4bvk7pj" w:colFirst="0" w:colLast="0"/>
      <w:bookmarkEnd w:id="83"/>
      <w:r w:rsidRPr="006C5D4D">
        <w:rPr>
          <w:i/>
          <w:noProof/>
          <w:color w:val="000000"/>
          <w:sz w:val="22"/>
          <w:szCs w:val="22"/>
        </w:rPr>
        <w:t>Hình 3.7</w:t>
      </w:r>
      <w:r w:rsidRPr="006C5D4D">
        <w:rPr>
          <w:noProof/>
          <w:color w:val="000000"/>
          <w:sz w:val="22"/>
          <w:szCs w:val="22"/>
        </w:rPr>
        <w:t xml:space="preserve"> Sơ đồ tuần tự ca sử dụng “Thêm tài khoản”</w:t>
      </w:r>
    </w:p>
    <w:p w14:paraId="38D28B14"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noProof/>
          <w:color w:val="000000"/>
          <w:sz w:val="26"/>
          <w:szCs w:val="26"/>
        </w:rPr>
        <w:t xml:space="preserve">Sau khi truy cập vào hệ thống, admin chọn phần quản lý người dùng trên danh mục thanh menu bên phải. Chọn “User management” để hiển thị màn hình danh sách người dùng. Admin chọn button “Add user” để hiển thị màn hình thêm mới thông tin một tài khoản, điền </w:t>
      </w:r>
      <w:r w:rsidRPr="006C5D4D">
        <w:rPr>
          <w:noProof/>
          <w:color w:val="000000"/>
          <w:sz w:val="26"/>
          <w:szCs w:val="26"/>
        </w:rPr>
        <w:t>các trường thông tin cần thiết và sau đó ấn “Submit”. Khi đó, một request chứa thông tin tài khoản thêm mới sẽ được gửi đến phía máy chủ. Máy chủ thêm mới tài khoản này vào Firebase Admin và cơ sở dữ liệu danh sách người dùng sau đó gửi lại thông tin tài k</w:t>
      </w:r>
      <w:r w:rsidRPr="006C5D4D">
        <w:rPr>
          <w:noProof/>
          <w:color w:val="000000"/>
          <w:sz w:val="26"/>
          <w:szCs w:val="26"/>
        </w:rPr>
        <w:t>hoản đã thêm mới thành công cho máy khách. Thông tin người dùng được cập nhật tại bảng danh sách và hiển thị một thông báo nếu ca sử dụng này được thực hiện thành công.</w:t>
      </w:r>
    </w:p>
    <w:p w14:paraId="002E4E5E" w14:textId="77777777" w:rsidR="00482889" w:rsidRPr="006C5D4D" w:rsidRDefault="00DE60BA">
      <w:pPr>
        <w:spacing w:after="240"/>
        <w:rPr>
          <w:noProof/>
        </w:rPr>
      </w:pPr>
      <w:r w:rsidRPr="006C5D4D">
        <w:rPr>
          <w:noProof/>
        </w:rPr>
        <w:br/>
      </w:r>
      <w:r w:rsidRPr="006C5D4D">
        <w:rPr>
          <w:noProof/>
        </w:rPr>
        <w:br/>
      </w:r>
      <w:r w:rsidRPr="006C5D4D">
        <w:rPr>
          <w:noProof/>
        </w:rPr>
        <w:br/>
      </w:r>
      <w:r w:rsidRPr="006C5D4D">
        <w:rPr>
          <w:noProof/>
        </w:rPr>
        <w:br/>
      </w:r>
    </w:p>
    <w:p w14:paraId="0B81264C" w14:textId="77777777" w:rsidR="00482889" w:rsidRPr="006C5D4D" w:rsidRDefault="00482889">
      <w:pPr>
        <w:spacing w:after="240"/>
        <w:rPr>
          <w:noProof/>
        </w:rPr>
      </w:pPr>
    </w:p>
    <w:p w14:paraId="74A6E349" w14:textId="77777777" w:rsidR="00482889" w:rsidRPr="006C5D4D" w:rsidRDefault="00482889">
      <w:pPr>
        <w:spacing w:after="240"/>
        <w:rPr>
          <w:noProof/>
        </w:rPr>
      </w:pPr>
    </w:p>
    <w:p w14:paraId="416A6025" w14:textId="77777777" w:rsidR="00482889" w:rsidRPr="006C5D4D" w:rsidRDefault="00DE60BA">
      <w:pPr>
        <w:pStyle w:val="Heading3"/>
        <w:rPr>
          <w:noProof/>
          <w:sz w:val="26"/>
          <w:szCs w:val="26"/>
        </w:rPr>
      </w:pPr>
      <w:bookmarkStart w:id="84" w:name="_2r0uhxc" w:colFirst="0" w:colLast="0"/>
      <w:bookmarkEnd w:id="84"/>
      <w:r w:rsidRPr="006C5D4D">
        <w:rPr>
          <w:noProof/>
          <w:color w:val="000000"/>
          <w:sz w:val="26"/>
          <w:szCs w:val="26"/>
        </w:rPr>
        <w:t>3.5.4.</w:t>
      </w:r>
      <w:r w:rsidRPr="006C5D4D">
        <w:rPr>
          <w:noProof/>
          <w:color w:val="000000"/>
          <w:sz w:val="26"/>
          <w:szCs w:val="26"/>
        </w:rPr>
        <w:tab/>
        <w:t>Biểu đồ tuần tự ca sử dụng “Thêm mới báo cáo”</w:t>
      </w:r>
    </w:p>
    <w:p w14:paraId="28F74715" w14:textId="77777777" w:rsidR="00482889" w:rsidRPr="006C5D4D" w:rsidRDefault="00482889">
      <w:pPr>
        <w:rPr>
          <w:noProof/>
        </w:rPr>
      </w:pPr>
    </w:p>
    <w:p w14:paraId="316EA9BA"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sz w:val="26"/>
          <w:szCs w:val="26"/>
        </w:rPr>
        <w:drawing>
          <wp:inline distT="0" distB="0" distL="0" distR="0" wp14:anchorId="33F3081B" wp14:editId="0D8ACF60">
            <wp:extent cx="5943600" cy="3619500"/>
            <wp:effectExtent l="0" t="0" r="0" b="0"/>
            <wp:docPr id="26" name="image28.png" descr="https://lh4.googleusercontent.com/k__qAIXAkkqfNmocrjByog3w8YitGyFmHpFqegun3u_HJ_r8TcT_WmJY0IiGHG7vW3s8u8D_JhqISgWqu0NvJpnmZkqZZepzjK9EhE7K1YEsyXJ4q8GZkxRCa08iVsDr7CKq-rlg5-O0Bg3UXg"/>
            <wp:cNvGraphicFramePr/>
            <a:graphic xmlns:a="http://schemas.openxmlformats.org/drawingml/2006/main">
              <a:graphicData uri="http://schemas.openxmlformats.org/drawingml/2006/picture">
                <pic:pic xmlns:pic="http://schemas.openxmlformats.org/drawingml/2006/picture">
                  <pic:nvPicPr>
                    <pic:cNvPr id="0" name="image28.png" descr="https://lh4.googleusercontent.com/k__qAIXAkkqfNmocrjByog3w8YitGyFmHpFqegun3u_HJ_r8TcT_WmJY0IiGHG7vW3s8u8D_JhqISgWqu0NvJpnmZkqZZepzjK9EhE7K1YEsyXJ4q8GZkxRCa08iVsDr7CKq-rlg5-O0Bg3UXg"/>
                    <pic:cNvPicPr preferRelativeResize="0"/>
                  </pic:nvPicPr>
                  <pic:blipFill>
                    <a:blip r:embed="rId35"/>
                    <a:srcRect/>
                    <a:stretch>
                      <a:fillRect/>
                    </a:stretch>
                  </pic:blipFill>
                  <pic:spPr>
                    <a:xfrm>
                      <a:off x="0" y="0"/>
                      <a:ext cx="5943600" cy="3619500"/>
                    </a:xfrm>
                    <a:prstGeom prst="rect">
                      <a:avLst/>
                    </a:prstGeom>
                    <a:ln/>
                  </pic:spPr>
                </pic:pic>
              </a:graphicData>
            </a:graphic>
          </wp:inline>
        </w:drawing>
      </w:r>
    </w:p>
    <w:p w14:paraId="7D7207C7"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85" w:name="_1664s55" w:colFirst="0" w:colLast="0"/>
      <w:bookmarkEnd w:id="85"/>
      <w:r w:rsidRPr="006C5D4D">
        <w:rPr>
          <w:i/>
          <w:noProof/>
          <w:color w:val="000000"/>
          <w:sz w:val="22"/>
          <w:szCs w:val="22"/>
        </w:rPr>
        <w:t>Hình 3.8</w:t>
      </w:r>
      <w:r w:rsidRPr="006C5D4D">
        <w:rPr>
          <w:noProof/>
          <w:color w:val="000000"/>
          <w:sz w:val="22"/>
          <w:szCs w:val="22"/>
        </w:rPr>
        <w:t xml:space="preserve"> Sơ đồ tuần tự c</w:t>
      </w:r>
      <w:r w:rsidRPr="006C5D4D">
        <w:rPr>
          <w:noProof/>
          <w:color w:val="000000"/>
          <w:sz w:val="22"/>
          <w:szCs w:val="22"/>
        </w:rPr>
        <w:t>a sử dụng “Thêm báo cáo mới”</w:t>
      </w:r>
    </w:p>
    <w:p w14:paraId="1AA15AE0"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noProof/>
          <w:color w:val="000000"/>
          <w:sz w:val="26"/>
          <w:szCs w:val="26"/>
        </w:rPr>
        <w:t>Người dùng chọn mục “Work” trên thanh menu và truy cập phần “Report”, hệ thống sẽ trả về bảng danh sách báo cáo mà người dùng đã thêm trước đó. Tại màn hình danh sách báo cáo, người dùng chọn button “Add report” để nhập thông t</w:t>
      </w:r>
      <w:r w:rsidRPr="006C5D4D">
        <w:rPr>
          <w:noProof/>
          <w:color w:val="000000"/>
          <w:sz w:val="26"/>
          <w:szCs w:val="26"/>
        </w:rPr>
        <w:t>in của một công việc cần báo cáo lên hệ thống.  Sau khi điền đầy đủ các thông tin của báo cáo người dùng tiến hành ấn “Submit” để gửi yêu cầu tạo mới báo cáo. Máy chủ nhận các trường thông tin này của báo cáo và lưu vào cơ sở dữ liệu, phần file đính kèm th</w:t>
      </w:r>
      <w:r w:rsidRPr="006C5D4D">
        <w:rPr>
          <w:noProof/>
          <w:color w:val="000000"/>
          <w:sz w:val="26"/>
          <w:szCs w:val="26"/>
        </w:rPr>
        <w:t>eo báo cáo sẽ được lưu vào google drive. Sau đó máy chủ trả về báo cáo này,  thêm mới vào màn hình danh sách và hiển thị một thông báo cho người dùng biết báo cáo đã được thêm mới thành công.</w:t>
      </w:r>
    </w:p>
    <w:p w14:paraId="3B280756" w14:textId="77777777" w:rsidR="00482889" w:rsidRPr="006C5D4D" w:rsidRDefault="00DE60BA">
      <w:pPr>
        <w:spacing w:after="240"/>
        <w:rPr>
          <w:noProof/>
        </w:rPr>
      </w:pPr>
      <w:r w:rsidRPr="006C5D4D">
        <w:rPr>
          <w:noProof/>
        </w:rPr>
        <w:br/>
      </w:r>
      <w:r w:rsidRPr="006C5D4D">
        <w:rPr>
          <w:noProof/>
        </w:rPr>
        <w:br/>
      </w:r>
      <w:r w:rsidRPr="006C5D4D">
        <w:rPr>
          <w:noProof/>
        </w:rPr>
        <w:br/>
      </w:r>
      <w:r w:rsidRPr="006C5D4D">
        <w:rPr>
          <w:noProof/>
        </w:rPr>
        <w:br/>
      </w:r>
    </w:p>
    <w:p w14:paraId="09AE3E6B" w14:textId="77777777" w:rsidR="00482889" w:rsidRPr="006C5D4D" w:rsidRDefault="00482889">
      <w:pPr>
        <w:spacing w:after="240"/>
        <w:rPr>
          <w:noProof/>
        </w:rPr>
      </w:pPr>
    </w:p>
    <w:p w14:paraId="7C9D4FFB" w14:textId="77777777" w:rsidR="00482889" w:rsidRPr="006C5D4D" w:rsidRDefault="00DE60BA">
      <w:pPr>
        <w:pStyle w:val="Heading3"/>
        <w:rPr>
          <w:noProof/>
          <w:sz w:val="26"/>
          <w:szCs w:val="26"/>
        </w:rPr>
      </w:pPr>
      <w:bookmarkStart w:id="86" w:name="_3q5sasy" w:colFirst="0" w:colLast="0"/>
      <w:bookmarkEnd w:id="86"/>
      <w:r w:rsidRPr="006C5D4D">
        <w:rPr>
          <w:noProof/>
          <w:color w:val="000000"/>
          <w:sz w:val="26"/>
          <w:szCs w:val="26"/>
        </w:rPr>
        <w:lastRenderedPageBreak/>
        <w:t>3.5.5.</w:t>
      </w:r>
      <w:r w:rsidRPr="006C5D4D">
        <w:rPr>
          <w:noProof/>
          <w:color w:val="000000"/>
          <w:sz w:val="26"/>
          <w:szCs w:val="26"/>
        </w:rPr>
        <w:tab/>
      </w:r>
      <w:r w:rsidRPr="006C5D4D">
        <w:rPr>
          <w:noProof/>
          <w:color w:val="000000"/>
          <w:sz w:val="26"/>
          <w:szCs w:val="26"/>
        </w:rPr>
        <w:t>Biểu đồ tuần tự ca sử dụng “Xem danh sách báo cáo”</w:t>
      </w:r>
    </w:p>
    <w:p w14:paraId="3A124A78" w14:textId="77777777" w:rsidR="00482889" w:rsidRPr="006C5D4D" w:rsidRDefault="00482889">
      <w:pPr>
        <w:rPr>
          <w:noProof/>
        </w:rPr>
      </w:pPr>
    </w:p>
    <w:p w14:paraId="6ABFA1DA"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sz w:val="26"/>
          <w:szCs w:val="26"/>
        </w:rPr>
        <w:drawing>
          <wp:inline distT="0" distB="0" distL="0" distR="0" wp14:anchorId="21424801" wp14:editId="06D115B3">
            <wp:extent cx="5928360" cy="2484120"/>
            <wp:effectExtent l="0" t="0" r="0" b="0"/>
            <wp:docPr id="27" name="image24.png" descr="https://lh5.googleusercontent.com/OEFjDpccBW04VlNbwVzhDKkQnhwGpMx7AN5710x8bnlxz_Vd9eTZ7XLoVg5qosELVy0eKxAD1CKsUxqu3cC2iAyzEmFk_xjkCyLwzmM8xYUDFJxOvQGhDBNB8rDc4QzyiKBPnmk-nid-E1M3Hw"/>
            <wp:cNvGraphicFramePr/>
            <a:graphic xmlns:a="http://schemas.openxmlformats.org/drawingml/2006/main">
              <a:graphicData uri="http://schemas.openxmlformats.org/drawingml/2006/picture">
                <pic:pic xmlns:pic="http://schemas.openxmlformats.org/drawingml/2006/picture">
                  <pic:nvPicPr>
                    <pic:cNvPr id="0" name="image24.png" descr="https://lh5.googleusercontent.com/OEFjDpccBW04VlNbwVzhDKkQnhwGpMx7AN5710x8bnlxz_Vd9eTZ7XLoVg5qosELVy0eKxAD1CKsUxqu3cC2iAyzEmFk_xjkCyLwzmM8xYUDFJxOvQGhDBNB8rDc4QzyiKBPnmk-nid-E1M3Hw"/>
                    <pic:cNvPicPr preferRelativeResize="0"/>
                  </pic:nvPicPr>
                  <pic:blipFill>
                    <a:blip r:embed="rId36"/>
                    <a:srcRect/>
                    <a:stretch>
                      <a:fillRect/>
                    </a:stretch>
                  </pic:blipFill>
                  <pic:spPr>
                    <a:xfrm>
                      <a:off x="0" y="0"/>
                      <a:ext cx="5928360" cy="2484120"/>
                    </a:xfrm>
                    <a:prstGeom prst="rect">
                      <a:avLst/>
                    </a:prstGeom>
                    <a:ln/>
                  </pic:spPr>
                </pic:pic>
              </a:graphicData>
            </a:graphic>
          </wp:inline>
        </w:drawing>
      </w:r>
    </w:p>
    <w:p w14:paraId="54B1143E"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87" w:name="_25b2l0r" w:colFirst="0" w:colLast="0"/>
      <w:bookmarkEnd w:id="87"/>
      <w:r w:rsidRPr="006C5D4D">
        <w:rPr>
          <w:i/>
          <w:noProof/>
          <w:color w:val="000000"/>
          <w:sz w:val="22"/>
          <w:szCs w:val="22"/>
        </w:rPr>
        <w:t>Hình 3.9</w:t>
      </w:r>
      <w:r w:rsidRPr="006C5D4D">
        <w:rPr>
          <w:noProof/>
          <w:color w:val="000000"/>
          <w:sz w:val="22"/>
          <w:szCs w:val="22"/>
        </w:rPr>
        <w:t xml:space="preserve"> Sơ đồ tuần tự ca sử dụng “Xem danh sách báo cáo”</w:t>
      </w:r>
    </w:p>
    <w:p w14:paraId="28626584" w14:textId="77777777" w:rsidR="00482889" w:rsidRPr="006C5D4D" w:rsidRDefault="00DE60BA">
      <w:pPr>
        <w:pBdr>
          <w:top w:val="nil"/>
          <w:left w:val="nil"/>
          <w:bottom w:val="nil"/>
          <w:right w:val="nil"/>
          <w:between w:val="nil"/>
        </w:pBdr>
        <w:spacing w:before="120" w:after="120" w:line="312" w:lineRule="auto"/>
        <w:ind w:firstLine="562"/>
        <w:rPr>
          <w:noProof/>
          <w:color w:val="000000"/>
        </w:rPr>
      </w:pPr>
      <w:r w:rsidRPr="006C5D4D">
        <w:rPr>
          <w:noProof/>
          <w:color w:val="000000"/>
          <w:sz w:val="26"/>
          <w:szCs w:val="26"/>
        </w:rPr>
        <w:t>Ca sử dụng này bắt đầu khi người dùng truy cập vào màn hình “Report” hiển thị danh sách báo cáo tại phần “Work” trên thanh menu.  Một yêu cầu lấ</w:t>
      </w:r>
      <w:r w:rsidRPr="006C5D4D">
        <w:rPr>
          <w:noProof/>
          <w:color w:val="000000"/>
          <w:sz w:val="26"/>
          <w:szCs w:val="26"/>
        </w:rPr>
        <w:t>y danh sách báo cáo của người dùng sẽ được gửi tới phía máy chủ. Máy chủ xử lý yêu cầu và trả về danh sách báo cáo của người dùng yêu cầu. Trong giao diện bảng danh sách báo cáo, người dùng có thể lọc để xem theo các trường thông tin của báo cáo, khoảng th</w:t>
      </w:r>
      <w:r w:rsidRPr="006C5D4D">
        <w:rPr>
          <w:noProof/>
          <w:color w:val="000000"/>
          <w:sz w:val="26"/>
          <w:szCs w:val="26"/>
        </w:rPr>
        <w:t>ời gian hiển thị, số lượng báo cáo trong một bảng. Khi đó yêu cầu lọc theo nhu cầu xem sẽ được gửi tới hệ thống và trả về phía máy khách bảng danh sách báo cáo tương ứng.</w:t>
      </w:r>
    </w:p>
    <w:p w14:paraId="61DD4E5F" w14:textId="77777777" w:rsidR="00482889" w:rsidRPr="006C5D4D" w:rsidRDefault="00DE60BA">
      <w:pPr>
        <w:spacing w:after="240"/>
        <w:rPr>
          <w:noProof/>
        </w:rPr>
      </w:pPr>
      <w:r w:rsidRPr="006C5D4D">
        <w:rPr>
          <w:noProof/>
        </w:rPr>
        <w:br/>
      </w:r>
      <w:r w:rsidRPr="006C5D4D">
        <w:rPr>
          <w:noProof/>
        </w:rPr>
        <w:br/>
      </w:r>
      <w:r w:rsidRPr="006C5D4D">
        <w:rPr>
          <w:noProof/>
        </w:rPr>
        <w:br/>
      </w:r>
      <w:r w:rsidRPr="006C5D4D">
        <w:rPr>
          <w:noProof/>
        </w:rPr>
        <w:br/>
      </w:r>
      <w:r w:rsidRPr="006C5D4D">
        <w:rPr>
          <w:noProof/>
        </w:rPr>
        <w:br/>
      </w:r>
      <w:r w:rsidRPr="006C5D4D">
        <w:rPr>
          <w:noProof/>
        </w:rPr>
        <w:br/>
      </w:r>
      <w:r w:rsidRPr="006C5D4D">
        <w:rPr>
          <w:noProof/>
        </w:rPr>
        <w:br/>
      </w:r>
    </w:p>
    <w:p w14:paraId="02146F0D" w14:textId="77777777" w:rsidR="00482889" w:rsidRPr="006C5D4D" w:rsidRDefault="00482889">
      <w:pPr>
        <w:spacing w:after="240"/>
        <w:rPr>
          <w:noProof/>
        </w:rPr>
      </w:pPr>
    </w:p>
    <w:p w14:paraId="64F505B6" w14:textId="77777777" w:rsidR="00482889" w:rsidRPr="006C5D4D" w:rsidRDefault="00482889">
      <w:pPr>
        <w:spacing w:after="240"/>
        <w:rPr>
          <w:noProof/>
        </w:rPr>
      </w:pPr>
    </w:p>
    <w:p w14:paraId="26E8F59B" w14:textId="77777777" w:rsidR="00482889" w:rsidRPr="006C5D4D" w:rsidRDefault="00DE60BA">
      <w:pPr>
        <w:spacing w:after="240"/>
        <w:rPr>
          <w:noProof/>
        </w:rPr>
      </w:pPr>
      <w:r w:rsidRPr="006C5D4D">
        <w:rPr>
          <w:noProof/>
        </w:rPr>
        <w:br/>
      </w:r>
    </w:p>
    <w:p w14:paraId="522307A9" w14:textId="77777777" w:rsidR="00482889" w:rsidRPr="006C5D4D" w:rsidRDefault="00DE60BA">
      <w:pPr>
        <w:pStyle w:val="Heading3"/>
        <w:rPr>
          <w:noProof/>
          <w:sz w:val="26"/>
          <w:szCs w:val="26"/>
        </w:rPr>
      </w:pPr>
      <w:bookmarkStart w:id="88" w:name="_kgcv8k" w:colFirst="0" w:colLast="0"/>
      <w:bookmarkEnd w:id="88"/>
      <w:r w:rsidRPr="006C5D4D">
        <w:rPr>
          <w:noProof/>
          <w:color w:val="000000"/>
          <w:sz w:val="26"/>
          <w:szCs w:val="26"/>
        </w:rPr>
        <w:lastRenderedPageBreak/>
        <w:t>3.5.6.</w:t>
      </w:r>
      <w:r w:rsidRPr="006C5D4D">
        <w:rPr>
          <w:noProof/>
          <w:color w:val="000000"/>
          <w:sz w:val="26"/>
          <w:szCs w:val="26"/>
        </w:rPr>
        <w:tab/>
      </w:r>
      <w:r w:rsidRPr="006C5D4D">
        <w:rPr>
          <w:noProof/>
          <w:color w:val="000000"/>
          <w:sz w:val="26"/>
          <w:szCs w:val="26"/>
        </w:rPr>
        <w:t>Biểu đồ tuần tự ca sử dụng “Sửa báo cáo”</w:t>
      </w:r>
    </w:p>
    <w:p w14:paraId="24E9BBC2" w14:textId="77777777" w:rsidR="00482889" w:rsidRPr="006C5D4D" w:rsidRDefault="00482889">
      <w:pPr>
        <w:rPr>
          <w:noProof/>
        </w:rPr>
      </w:pPr>
    </w:p>
    <w:p w14:paraId="35D4C164"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sz w:val="26"/>
          <w:szCs w:val="26"/>
        </w:rPr>
        <w:drawing>
          <wp:inline distT="0" distB="0" distL="0" distR="0" wp14:anchorId="1E3A2482" wp14:editId="379756B6">
            <wp:extent cx="5966460" cy="3581400"/>
            <wp:effectExtent l="0" t="0" r="0" b="0"/>
            <wp:docPr id="28" name="image26.png" descr="https://lh4.googleusercontent.com/DxEcEH4uxnkh0IhTAoxptxK9zhMLSTxzDOmhEf_kzlsdJnIH8bZPhYfMuHaThbExWOXND_PyfZ78qxGC_wYig60lC5a3mEAbAHohwekOh-o9ednsaKDMOUUQRSaC9NmduHOgfrBd01HGuoAFTg"/>
            <wp:cNvGraphicFramePr/>
            <a:graphic xmlns:a="http://schemas.openxmlformats.org/drawingml/2006/main">
              <a:graphicData uri="http://schemas.openxmlformats.org/drawingml/2006/picture">
                <pic:pic xmlns:pic="http://schemas.openxmlformats.org/drawingml/2006/picture">
                  <pic:nvPicPr>
                    <pic:cNvPr id="0" name="image26.png" descr="https://lh4.googleusercontent.com/DxEcEH4uxnkh0IhTAoxptxK9zhMLSTxzDOmhEf_kzlsdJnIH8bZPhYfMuHaThbExWOXND_PyfZ78qxGC_wYig60lC5a3mEAbAHohwekOh-o9ednsaKDMOUUQRSaC9NmduHOgfrBd01HGuoAFTg"/>
                    <pic:cNvPicPr preferRelativeResize="0"/>
                  </pic:nvPicPr>
                  <pic:blipFill>
                    <a:blip r:embed="rId37"/>
                    <a:srcRect/>
                    <a:stretch>
                      <a:fillRect/>
                    </a:stretch>
                  </pic:blipFill>
                  <pic:spPr>
                    <a:xfrm>
                      <a:off x="0" y="0"/>
                      <a:ext cx="5966460" cy="3581400"/>
                    </a:xfrm>
                    <a:prstGeom prst="rect">
                      <a:avLst/>
                    </a:prstGeom>
                    <a:ln/>
                  </pic:spPr>
                </pic:pic>
              </a:graphicData>
            </a:graphic>
          </wp:inline>
        </w:drawing>
      </w:r>
    </w:p>
    <w:p w14:paraId="3E0BF0D8"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89" w:name="_34g0dwd" w:colFirst="0" w:colLast="0"/>
      <w:bookmarkEnd w:id="89"/>
      <w:r w:rsidRPr="006C5D4D">
        <w:rPr>
          <w:i/>
          <w:noProof/>
          <w:color w:val="000000"/>
          <w:sz w:val="22"/>
          <w:szCs w:val="22"/>
        </w:rPr>
        <w:t>Hình 3.10</w:t>
      </w:r>
      <w:r w:rsidRPr="006C5D4D">
        <w:rPr>
          <w:noProof/>
          <w:color w:val="000000"/>
          <w:sz w:val="22"/>
          <w:szCs w:val="22"/>
        </w:rPr>
        <w:t xml:space="preserve"> Sơ đồ tuần tự ca sử dụng “Sửa báo cáo”</w:t>
      </w:r>
    </w:p>
    <w:p w14:paraId="6B236E4D" w14:textId="77777777" w:rsidR="00482889" w:rsidRPr="006C5D4D" w:rsidRDefault="00DE60BA">
      <w:pPr>
        <w:pBdr>
          <w:top w:val="nil"/>
          <w:left w:val="nil"/>
          <w:bottom w:val="nil"/>
          <w:right w:val="nil"/>
          <w:between w:val="nil"/>
        </w:pBdr>
        <w:spacing w:line="312" w:lineRule="auto"/>
        <w:ind w:firstLine="562"/>
        <w:jc w:val="both"/>
        <w:rPr>
          <w:noProof/>
          <w:color w:val="000000"/>
        </w:rPr>
      </w:pPr>
      <w:r w:rsidRPr="006C5D4D">
        <w:rPr>
          <w:noProof/>
          <w:color w:val="000000"/>
          <w:sz w:val="26"/>
          <w:szCs w:val="26"/>
        </w:rPr>
        <w:t>Sau khi người dùng cập nhật một báo cáo lên hệ thống, ca sử dụng này cho phép người đó hoặc những người có quyền khác chỉnh sửa thông tin báo cáo này. Sau khi truy cập phần quản lý báo cáo. Hệ thống sẽ trả về danh sách báo cáo công việc mà người dùng đã th</w:t>
      </w:r>
      <w:r w:rsidRPr="006C5D4D">
        <w:rPr>
          <w:noProof/>
          <w:color w:val="000000"/>
          <w:sz w:val="26"/>
          <w:szCs w:val="26"/>
        </w:rPr>
        <w:t>êm trước đó. Chọn báo cáo cần cập nhật thông tin, hệ thống sẽ hiển thị màn hình chi tiết thông tin báo cáo đó. Cập nhật các trường thông tin cần thiết và ấn “Submit”, lúc này một yêu cầu chỉnh sửa báo cáo sẽ được gửi tới máy chủ, yêu cầu sau khi được xử lý</w:t>
      </w:r>
      <w:r w:rsidRPr="006C5D4D">
        <w:rPr>
          <w:noProof/>
          <w:color w:val="000000"/>
          <w:sz w:val="26"/>
          <w:szCs w:val="26"/>
        </w:rPr>
        <w:t xml:space="preserve"> sẽ trả về một thông báo thành công và cập nhật những thay đổi tại bảng danh sách báo cáo.</w:t>
      </w:r>
    </w:p>
    <w:p w14:paraId="494B6606" w14:textId="77777777" w:rsidR="00482889" w:rsidRPr="006C5D4D" w:rsidRDefault="00DE60BA">
      <w:pPr>
        <w:spacing w:after="240"/>
        <w:rPr>
          <w:noProof/>
        </w:rPr>
      </w:pPr>
      <w:r w:rsidRPr="006C5D4D">
        <w:rPr>
          <w:noProof/>
        </w:rPr>
        <w:br/>
      </w:r>
      <w:r w:rsidRPr="006C5D4D">
        <w:rPr>
          <w:noProof/>
        </w:rPr>
        <w:br/>
      </w:r>
      <w:r w:rsidRPr="006C5D4D">
        <w:rPr>
          <w:noProof/>
        </w:rPr>
        <w:br/>
      </w:r>
      <w:r w:rsidRPr="006C5D4D">
        <w:rPr>
          <w:noProof/>
        </w:rPr>
        <w:br/>
      </w:r>
    </w:p>
    <w:p w14:paraId="6C95DD4D" w14:textId="77777777" w:rsidR="00482889" w:rsidRPr="006C5D4D" w:rsidRDefault="00482889">
      <w:pPr>
        <w:spacing w:after="240"/>
        <w:rPr>
          <w:noProof/>
        </w:rPr>
      </w:pPr>
    </w:p>
    <w:p w14:paraId="4C57CD1B" w14:textId="77777777" w:rsidR="00482889" w:rsidRPr="006C5D4D" w:rsidRDefault="00482889">
      <w:pPr>
        <w:spacing w:after="240"/>
        <w:rPr>
          <w:noProof/>
        </w:rPr>
      </w:pPr>
    </w:p>
    <w:p w14:paraId="5F6461A5" w14:textId="77777777" w:rsidR="00482889" w:rsidRPr="006C5D4D" w:rsidRDefault="00DE60BA">
      <w:pPr>
        <w:pStyle w:val="Heading3"/>
        <w:rPr>
          <w:noProof/>
          <w:sz w:val="26"/>
          <w:szCs w:val="26"/>
        </w:rPr>
      </w:pPr>
      <w:bookmarkStart w:id="90" w:name="_1jlao46" w:colFirst="0" w:colLast="0"/>
      <w:bookmarkEnd w:id="90"/>
      <w:r w:rsidRPr="006C5D4D">
        <w:rPr>
          <w:noProof/>
          <w:color w:val="000000"/>
          <w:sz w:val="26"/>
          <w:szCs w:val="26"/>
        </w:rPr>
        <w:lastRenderedPageBreak/>
        <w:t>3.5.7.</w:t>
      </w:r>
      <w:r w:rsidRPr="006C5D4D">
        <w:rPr>
          <w:noProof/>
          <w:color w:val="000000"/>
          <w:sz w:val="26"/>
          <w:szCs w:val="26"/>
        </w:rPr>
        <w:tab/>
        <w:t>Biểu đồ tuần tự ca sử dụng “Đánh giá công việc”</w:t>
      </w:r>
    </w:p>
    <w:p w14:paraId="2902D2CE" w14:textId="77777777" w:rsidR="00482889" w:rsidRPr="006C5D4D" w:rsidRDefault="00482889">
      <w:pPr>
        <w:rPr>
          <w:noProof/>
        </w:rPr>
      </w:pPr>
    </w:p>
    <w:p w14:paraId="6C5DF6D5"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sz w:val="26"/>
          <w:szCs w:val="26"/>
        </w:rPr>
        <w:drawing>
          <wp:inline distT="0" distB="0" distL="0" distR="0" wp14:anchorId="43E64288" wp14:editId="73934102">
            <wp:extent cx="5974080" cy="3589020"/>
            <wp:effectExtent l="0" t="0" r="0" b="0"/>
            <wp:docPr id="29" name="image31.png" descr="https://lh3.googleusercontent.com/P9yPlQbx_abSOuu7CiqokkYIqH2-RbnUfVk-XtiwkTVzWTZgXDkVX7CF2hsItBkSDSf6w8e-vn8JmP772z-MNatK_xrvHhy2zEJ0uLo716iEV14yqTYg4xILJ3OWqY-h2DC7045nbqbk0gGq4A"/>
            <wp:cNvGraphicFramePr/>
            <a:graphic xmlns:a="http://schemas.openxmlformats.org/drawingml/2006/main">
              <a:graphicData uri="http://schemas.openxmlformats.org/drawingml/2006/picture">
                <pic:pic xmlns:pic="http://schemas.openxmlformats.org/drawingml/2006/picture">
                  <pic:nvPicPr>
                    <pic:cNvPr id="0" name="image31.png" descr="https://lh3.googleusercontent.com/P9yPlQbx_abSOuu7CiqokkYIqH2-RbnUfVk-XtiwkTVzWTZgXDkVX7CF2hsItBkSDSf6w8e-vn8JmP772z-MNatK_xrvHhy2zEJ0uLo716iEV14yqTYg4xILJ3OWqY-h2DC7045nbqbk0gGq4A"/>
                    <pic:cNvPicPr preferRelativeResize="0"/>
                  </pic:nvPicPr>
                  <pic:blipFill>
                    <a:blip r:embed="rId38"/>
                    <a:srcRect/>
                    <a:stretch>
                      <a:fillRect/>
                    </a:stretch>
                  </pic:blipFill>
                  <pic:spPr>
                    <a:xfrm>
                      <a:off x="0" y="0"/>
                      <a:ext cx="5974080" cy="3589020"/>
                    </a:xfrm>
                    <a:prstGeom prst="rect">
                      <a:avLst/>
                    </a:prstGeom>
                    <a:ln/>
                  </pic:spPr>
                </pic:pic>
              </a:graphicData>
            </a:graphic>
          </wp:inline>
        </w:drawing>
      </w:r>
    </w:p>
    <w:p w14:paraId="6BD34CF3"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91" w:name="_43ky6rz" w:colFirst="0" w:colLast="0"/>
      <w:bookmarkEnd w:id="91"/>
      <w:r w:rsidRPr="006C5D4D">
        <w:rPr>
          <w:i/>
          <w:noProof/>
          <w:color w:val="000000"/>
          <w:sz w:val="22"/>
          <w:szCs w:val="22"/>
        </w:rPr>
        <w:t>Hình 3.11</w:t>
      </w:r>
      <w:r w:rsidRPr="006C5D4D">
        <w:rPr>
          <w:noProof/>
          <w:color w:val="000000"/>
          <w:sz w:val="22"/>
          <w:szCs w:val="22"/>
        </w:rPr>
        <w:t xml:space="preserve"> Sơ đồ tuần tự ca sử dụng “Đánh giá công việc”</w:t>
      </w:r>
    </w:p>
    <w:p w14:paraId="243C04FC"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rPr>
      </w:pPr>
      <w:r w:rsidRPr="006C5D4D">
        <w:rPr>
          <w:noProof/>
          <w:color w:val="000000"/>
          <w:sz w:val="26"/>
          <w:szCs w:val="26"/>
        </w:rPr>
        <w:t xml:space="preserve">Admin, leader sau khi truy cập màn hình danh sách báo cáo có thể nhập tên người dùng tại mục “Search”, máy chủ trả về bảng danh sách báo cáo theo tên người dùng. Tại bảng người dùng ấn button “Evaluate” tương </w:t>
      </w:r>
      <w:r w:rsidRPr="006C5D4D">
        <w:rPr>
          <w:noProof/>
          <w:color w:val="000000"/>
          <w:sz w:val="26"/>
          <w:szCs w:val="26"/>
        </w:rPr>
        <w:t>ứng với mỗi báo cáo, hệ thống sẽ hiển thị các trường đánh giá. Người dùng điền các đánh giá công việc tương ứng và ấn “Submit”. Lúc này một yêu cầu cập nhật thông tin đánh giá báo cáo sẽ được gửi lên hệ thống. Máy chủ xử lý yêu cầu cập nhật đánh giá và trả</w:t>
      </w:r>
      <w:r w:rsidRPr="006C5D4D">
        <w:rPr>
          <w:noProof/>
          <w:color w:val="000000"/>
          <w:sz w:val="26"/>
          <w:szCs w:val="26"/>
        </w:rPr>
        <w:t xml:space="preserve"> thông tin về cho máy khách. Khi thành công, trạng thái “waiting” của báo cáo trong bảng danh sách sẽ được chuyển thành “evaluated”.</w:t>
      </w:r>
    </w:p>
    <w:p w14:paraId="2D97F105" w14:textId="77777777" w:rsidR="00482889" w:rsidRPr="006C5D4D" w:rsidRDefault="00DE60BA">
      <w:pPr>
        <w:spacing w:after="240"/>
        <w:rPr>
          <w:noProof/>
        </w:rPr>
      </w:pPr>
      <w:r w:rsidRPr="006C5D4D">
        <w:rPr>
          <w:noProof/>
        </w:rPr>
        <w:br/>
      </w:r>
      <w:r w:rsidRPr="006C5D4D">
        <w:rPr>
          <w:noProof/>
        </w:rPr>
        <w:br/>
      </w:r>
      <w:r w:rsidRPr="006C5D4D">
        <w:rPr>
          <w:noProof/>
        </w:rPr>
        <w:br/>
      </w:r>
    </w:p>
    <w:p w14:paraId="39060C82" w14:textId="77777777" w:rsidR="00482889" w:rsidRPr="006C5D4D" w:rsidRDefault="00482889">
      <w:pPr>
        <w:spacing w:after="240"/>
        <w:rPr>
          <w:noProof/>
        </w:rPr>
      </w:pPr>
    </w:p>
    <w:p w14:paraId="381A99D7" w14:textId="77777777" w:rsidR="00482889" w:rsidRPr="006C5D4D" w:rsidRDefault="00DE60BA">
      <w:pPr>
        <w:spacing w:after="240"/>
        <w:rPr>
          <w:noProof/>
        </w:rPr>
      </w:pPr>
      <w:r w:rsidRPr="006C5D4D">
        <w:rPr>
          <w:noProof/>
        </w:rPr>
        <w:br/>
      </w:r>
    </w:p>
    <w:p w14:paraId="6F8C92F0" w14:textId="77777777" w:rsidR="00482889" w:rsidRPr="006C5D4D" w:rsidRDefault="00DE60BA">
      <w:pPr>
        <w:pStyle w:val="Heading3"/>
        <w:rPr>
          <w:noProof/>
          <w:sz w:val="26"/>
          <w:szCs w:val="26"/>
        </w:rPr>
      </w:pPr>
      <w:bookmarkStart w:id="92" w:name="_2iq8gzs" w:colFirst="0" w:colLast="0"/>
      <w:bookmarkEnd w:id="92"/>
      <w:r w:rsidRPr="006C5D4D">
        <w:rPr>
          <w:noProof/>
          <w:color w:val="000000"/>
          <w:sz w:val="26"/>
          <w:szCs w:val="26"/>
        </w:rPr>
        <w:lastRenderedPageBreak/>
        <w:t xml:space="preserve">3.5.8. </w:t>
      </w:r>
      <w:r w:rsidRPr="006C5D4D">
        <w:rPr>
          <w:noProof/>
          <w:color w:val="000000"/>
          <w:sz w:val="26"/>
          <w:szCs w:val="26"/>
        </w:rPr>
        <w:tab/>
        <w:t>Biểu đồ tuần tự ca sử dụng “Quản lý báo cáo của nhân viên”</w:t>
      </w:r>
    </w:p>
    <w:p w14:paraId="7EEDE61D" w14:textId="77777777" w:rsidR="00482889" w:rsidRPr="006C5D4D" w:rsidRDefault="00482889">
      <w:pPr>
        <w:rPr>
          <w:noProof/>
        </w:rPr>
      </w:pPr>
    </w:p>
    <w:p w14:paraId="07A1DA27"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sz w:val="26"/>
          <w:szCs w:val="26"/>
        </w:rPr>
        <w:drawing>
          <wp:inline distT="0" distB="0" distL="0" distR="0" wp14:anchorId="7331CF40" wp14:editId="58E8CF3F">
            <wp:extent cx="6004560" cy="3528060"/>
            <wp:effectExtent l="0" t="0" r="0" b="0"/>
            <wp:docPr id="30" name="image23.png" descr="https://lh4.googleusercontent.com/160wpcHiIR4BXT67nNWwcAhS-W1O41tt6rOqEI539EI8T0VNtepth1C_UPU8VppKcObtdL2R_AI8smx2XWsOY3TMlOQGnqJ8fiS3wg74NTvAPF6FkqdBFirnlK1pbQ-FomsflH9AJ-pYPIiLDg"/>
            <wp:cNvGraphicFramePr/>
            <a:graphic xmlns:a="http://schemas.openxmlformats.org/drawingml/2006/main">
              <a:graphicData uri="http://schemas.openxmlformats.org/drawingml/2006/picture">
                <pic:pic xmlns:pic="http://schemas.openxmlformats.org/drawingml/2006/picture">
                  <pic:nvPicPr>
                    <pic:cNvPr id="0" name="image23.png" descr="https://lh4.googleusercontent.com/160wpcHiIR4BXT67nNWwcAhS-W1O41tt6rOqEI539EI8T0VNtepth1C_UPU8VppKcObtdL2R_AI8smx2XWsOY3TMlOQGnqJ8fiS3wg74NTvAPF6FkqdBFirnlK1pbQ-FomsflH9AJ-pYPIiLDg"/>
                    <pic:cNvPicPr preferRelativeResize="0"/>
                  </pic:nvPicPr>
                  <pic:blipFill>
                    <a:blip r:embed="rId39"/>
                    <a:srcRect/>
                    <a:stretch>
                      <a:fillRect/>
                    </a:stretch>
                  </pic:blipFill>
                  <pic:spPr>
                    <a:xfrm>
                      <a:off x="0" y="0"/>
                      <a:ext cx="6004560" cy="3528060"/>
                    </a:xfrm>
                    <a:prstGeom prst="rect">
                      <a:avLst/>
                    </a:prstGeom>
                    <a:ln/>
                  </pic:spPr>
                </pic:pic>
              </a:graphicData>
            </a:graphic>
          </wp:inline>
        </w:drawing>
      </w:r>
    </w:p>
    <w:p w14:paraId="673AC822"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93" w:name="_xvir7l" w:colFirst="0" w:colLast="0"/>
      <w:bookmarkEnd w:id="93"/>
      <w:r w:rsidRPr="006C5D4D">
        <w:rPr>
          <w:i/>
          <w:noProof/>
          <w:color w:val="000000"/>
          <w:sz w:val="22"/>
          <w:szCs w:val="22"/>
        </w:rPr>
        <w:t>Hình 3.12</w:t>
      </w:r>
      <w:r w:rsidRPr="006C5D4D">
        <w:rPr>
          <w:noProof/>
          <w:color w:val="000000"/>
          <w:sz w:val="22"/>
          <w:szCs w:val="22"/>
        </w:rPr>
        <w:t xml:space="preserve"> Sơ đồ tuần tự ca sử dụng “Quản lý bá</w:t>
      </w:r>
      <w:r w:rsidRPr="006C5D4D">
        <w:rPr>
          <w:noProof/>
          <w:color w:val="000000"/>
          <w:sz w:val="22"/>
          <w:szCs w:val="22"/>
        </w:rPr>
        <w:t>o cáo của nhân viên”</w:t>
      </w:r>
    </w:p>
    <w:p w14:paraId="551CA282" w14:textId="77777777" w:rsidR="00482889" w:rsidRPr="006C5D4D" w:rsidRDefault="00DE60BA">
      <w:pPr>
        <w:pBdr>
          <w:top w:val="nil"/>
          <w:left w:val="nil"/>
          <w:bottom w:val="nil"/>
          <w:right w:val="nil"/>
          <w:between w:val="nil"/>
        </w:pBdr>
        <w:spacing w:before="120" w:after="120" w:line="312" w:lineRule="auto"/>
        <w:ind w:firstLine="562"/>
        <w:rPr>
          <w:noProof/>
          <w:color w:val="000000"/>
        </w:rPr>
      </w:pPr>
      <w:r w:rsidRPr="006C5D4D">
        <w:rPr>
          <w:noProof/>
          <w:color w:val="000000"/>
          <w:sz w:val="26"/>
          <w:szCs w:val="26"/>
        </w:rPr>
        <w:t xml:space="preserve">Admin, leader sau khi truy cập màn hình danh sách báo cáo có thể nhập tên người dùng tại mục “Search”, máy chủ trả về bảng danh sách báo cáo theo tên người dùng. Tại bảng danh sách báo cáo của người dùng admin và leader có thể tạo, sửa, export báo cáo của </w:t>
      </w:r>
      <w:r w:rsidRPr="006C5D4D">
        <w:rPr>
          <w:noProof/>
          <w:color w:val="000000"/>
          <w:sz w:val="26"/>
          <w:szCs w:val="26"/>
        </w:rPr>
        <w:t>người dùng. Tại đây nếu muốn xoá một báo cáo trong bảng danh sách báo cáo của người dùng, tài khoản bạn đăng nhập phải mang quyền admin, nếu đăng nhập với quyền leader chỉ có thể xóa được các báo cáo đã chỉ định cho người dùng này. Khi thực hiện các thao t</w:t>
      </w:r>
      <w:r w:rsidRPr="006C5D4D">
        <w:rPr>
          <w:noProof/>
          <w:color w:val="000000"/>
          <w:sz w:val="26"/>
          <w:szCs w:val="26"/>
        </w:rPr>
        <w:t>ác với danh sách báo cáo của người dùng, một yêu cầu tương ứng với thao tác thực hiện sẽ được gửi tới phía máy chủ. Khi nào máy chủ sẽ xử lý yêu cầu tương ứng và trả lại thông báo kết quả tại màn hình máy khách.</w:t>
      </w:r>
    </w:p>
    <w:p w14:paraId="46932D1E" w14:textId="77777777" w:rsidR="00482889" w:rsidRPr="006C5D4D" w:rsidRDefault="00DE60BA">
      <w:pPr>
        <w:spacing w:after="240"/>
        <w:rPr>
          <w:noProof/>
        </w:rPr>
      </w:pPr>
      <w:r w:rsidRPr="006C5D4D">
        <w:rPr>
          <w:noProof/>
        </w:rPr>
        <w:br/>
      </w:r>
      <w:r w:rsidRPr="006C5D4D">
        <w:rPr>
          <w:noProof/>
        </w:rPr>
        <w:br/>
      </w:r>
    </w:p>
    <w:p w14:paraId="1736B437" w14:textId="77777777" w:rsidR="00482889" w:rsidRPr="006C5D4D" w:rsidRDefault="00DE60BA">
      <w:pPr>
        <w:rPr>
          <w:noProof/>
        </w:rPr>
      </w:pPr>
      <w:r w:rsidRPr="006C5D4D">
        <w:rPr>
          <w:noProof/>
        </w:rPr>
        <w:br/>
      </w:r>
    </w:p>
    <w:p w14:paraId="28AC4D11" w14:textId="77777777" w:rsidR="00482889" w:rsidRPr="006C5D4D" w:rsidRDefault="00DE60BA">
      <w:pPr>
        <w:pStyle w:val="Heading3"/>
        <w:rPr>
          <w:noProof/>
          <w:sz w:val="26"/>
          <w:szCs w:val="26"/>
        </w:rPr>
      </w:pPr>
      <w:bookmarkStart w:id="94" w:name="_3hv69ve" w:colFirst="0" w:colLast="0"/>
      <w:bookmarkEnd w:id="94"/>
      <w:r w:rsidRPr="006C5D4D">
        <w:rPr>
          <w:noProof/>
          <w:color w:val="000000"/>
          <w:sz w:val="26"/>
          <w:szCs w:val="26"/>
        </w:rPr>
        <w:lastRenderedPageBreak/>
        <w:t>3.5.9.</w:t>
      </w:r>
      <w:r w:rsidRPr="006C5D4D">
        <w:rPr>
          <w:noProof/>
          <w:color w:val="000000"/>
          <w:sz w:val="26"/>
          <w:szCs w:val="26"/>
        </w:rPr>
        <w:tab/>
        <w:t xml:space="preserve">Biểu đồ tuần tự ca sử dụng “Tạo </w:t>
      </w:r>
      <w:r w:rsidRPr="006C5D4D">
        <w:rPr>
          <w:noProof/>
          <w:color w:val="000000"/>
          <w:sz w:val="26"/>
          <w:szCs w:val="26"/>
        </w:rPr>
        <w:t>đơn xin nghỉ”</w:t>
      </w:r>
    </w:p>
    <w:p w14:paraId="751549A8" w14:textId="77777777" w:rsidR="00482889" w:rsidRPr="006C5D4D" w:rsidRDefault="00482889">
      <w:pPr>
        <w:rPr>
          <w:noProof/>
        </w:rPr>
      </w:pPr>
    </w:p>
    <w:p w14:paraId="4CB7B2FB"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sz w:val="26"/>
          <w:szCs w:val="26"/>
        </w:rPr>
        <w:drawing>
          <wp:inline distT="0" distB="0" distL="0" distR="0" wp14:anchorId="76638D9C" wp14:editId="643C7ED3">
            <wp:extent cx="5989320" cy="3162300"/>
            <wp:effectExtent l="0" t="0" r="0" b="0"/>
            <wp:docPr id="31" name="image33.png" descr="https://lh6.googleusercontent.com/mxqAkHjqiDA1b_O4Ojz9NYc8thFc6Of03Ldfla3FB0Ar7gkV9qDccEgnC6OzVQAJfSP9BZ0L3Iy8zQKs56GFu7l6v0owZvmDvesbN4eP1O4zSIRtGmCFuKT1XcS92s-ZhJm5B7HbQsmY7-OmHw"/>
            <wp:cNvGraphicFramePr/>
            <a:graphic xmlns:a="http://schemas.openxmlformats.org/drawingml/2006/main">
              <a:graphicData uri="http://schemas.openxmlformats.org/drawingml/2006/picture">
                <pic:pic xmlns:pic="http://schemas.openxmlformats.org/drawingml/2006/picture">
                  <pic:nvPicPr>
                    <pic:cNvPr id="0" name="image33.png" descr="https://lh6.googleusercontent.com/mxqAkHjqiDA1b_O4Ojz9NYc8thFc6Of03Ldfla3FB0Ar7gkV9qDccEgnC6OzVQAJfSP9BZ0L3Iy8zQKs56GFu7l6v0owZvmDvesbN4eP1O4zSIRtGmCFuKT1XcS92s-ZhJm5B7HbQsmY7-OmHw"/>
                    <pic:cNvPicPr preferRelativeResize="0"/>
                  </pic:nvPicPr>
                  <pic:blipFill>
                    <a:blip r:embed="rId40"/>
                    <a:srcRect/>
                    <a:stretch>
                      <a:fillRect/>
                    </a:stretch>
                  </pic:blipFill>
                  <pic:spPr>
                    <a:xfrm>
                      <a:off x="0" y="0"/>
                      <a:ext cx="5989320" cy="3162300"/>
                    </a:xfrm>
                    <a:prstGeom prst="rect">
                      <a:avLst/>
                    </a:prstGeom>
                    <a:ln/>
                  </pic:spPr>
                </pic:pic>
              </a:graphicData>
            </a:graphic>
          </wp:inline>
        </w:drawing>
      </w:r>
    </w:p>
    <w:p w14:paraId="3E5A3840"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95" w:name="_1x0gk37" w:colFirst="0" w:colLast="0"/>
      <w:bookmarkEnd w:id="95"/>
      <w:r w:rsidRPr="006C5D4D">
        <w:rPr>
          <w:i/>
          <w:noProof/>
          <w:color w:val="000000"/>
          <w:sz w:val="22"/>
          <w:szCs w:val="22"/>
        </w:rPr>
        <w:t>Hình 3.13</w:t>
      </w:r>
      <w:r w:rsidRPr="006C5D4D">
        <w:rPr>
          <w:noProof/>
          <w:color w:val="000000"/>
          <w:sz w:val="22"/>
          <w:szCs w:val="22"/>
        </w:rPr>
        <w:t xml:space="preserve"> Sơ đồ tuần tự ca sử dụng “Tạo đơn xin nghỉ”</w:t>
      </w:r>
    </w:p>
    <w:p w14:paraId="262CCCC3" w14:textId="77777777" w:rsidR="00482889" w:rsidRPr="006C5D4D" w:rsidRDefault="00DE60BA">
      <w:pPr>
        <w:spacing w:before="120" w:after="120" w:line="312" w:lineRule="auto"/>
        <w:ind w:firstLine="562"/>
        <w:jc w:val="both"/>
        <w:rPr>
          <w:noProof/>
        </w:rPr>
      </w:pPr>
      <w:r w:rsidRPr="006C5D4D">
        <w:rPr>
          <w:noProof/>
        </w:rPr>
        <w:t>Ca sử dụng này bắt đầu khi người dùng muốn tạo một yêu cầu xin nghỉ phép gửi lên hệ thống. Truy cập vào phần “leave” tại thanh menu, đối với admin hệ thống sẽ trả lại danh sách tất cả c</w:t>
      </w:r>
      <w:r w:rsidRPr="006C5D4D">
        <w:rPr>
          <w:noProof/>
        </w:rPr>
        <w:t>ác yêu cầu xin nghỉ của người dùng trong hệ thống, còn với tài khoản khác chỉ hiển thị danh sách đơn xin nghỉ của cá nhân tài khoản đó. Ấn “Add leave” hệ thống sẽ hiển thị một màn hình tạo đơn xin nghỉ, người dùng nhập chính xác các thông tin và ấn “Submit</w:t>
      </w:r>
      <w:r w:rsidRPr="006C5D4D">
        <w:rPr>
          <w:noProof/>
        </w:rPr>
        <w:t>” để gửi yêu cầu xin nghỉ lên hệ thống. Máy chủ sẽ nhận thông tin đơn xin nghỉ này và thêm vào cơ sở dữ liệu với trạng thái “Waiting” đồng thời gửi email tới những tài khoản mang quyền “Admin” trong hệ thống và chờ họ xác nhận yêu cầu xin nghỉ của người dù</w:t>
      </w:r>
      <w:r w:rsidRPr="006C5D4D">
        <w:rPr>
          <w:noProof/>
        </w:rPr>
        <w:t>ng.</w:t>
      </w:r>
    </w:p>
    <w:p w14:paraId="1FB822B1" w14:textId="77777777" w:rsidR="00482889" w:rsidRPr="006C5D4D" w:rsidRDefault="00DE60BA">
      <w:pPr>
        <w:spacing w:after="240"/>
        <w:rPr>
          <w:noProof/>
        </w:rPr>
      </w:pPr>
      <w:r w:rsidRPr="006C5D4D">
        <w:rPr>
          <w:noProof/>
        </w:rPr>
        <w:br/>
      </w:r>
      <w:r w:rsidRPr="006C5D4D">
        <w:rPr>
          <w:noProof/>
        </w:rPr>
        <w:br/>
      </w:r>
      <w:r w:rsidRPr="006C5D4D">
        <w:rPr>
          <w:noProof/>
        </w:rPr>
        <w:br/>
      </w:r>
      <w:r w:rsidRPr="006C5D4D">
        <w:rPr>
          <w:noProof/>
        </w:rPr>
        <w:br/>
      </w:r>
    </w:p>
    <w:p w14:paraId="7617AF92" w14:textId="77777777" w:rsidR="00482889" w:rsidRPr="006C5D4D" w:rsidRDefault="00482889">
      <w:pPr>
        <w:spacing w:after="240"/>
        <w:rPr>
          <w:noProof/>
        </w:rPr>
      </w:pPr>
    </w:p>
    <w:p w14:paraId="05B77AFD" w14:textId="77777777" w:rsidR="00482889" w:rsidRPr="006C5D4D" w:rsidRDefault="00DE60BA">
      <w:pPr>
        <w:spacing w:after="240"/>
        <w:rPr>
          <w:noProof/>
        </w:rPr>
      </w:pPr>
      <w:r w:rsidRPr="006C5D4D">
        <w:rPr>
          <w:noProof/>
        </w:rPr>
        <w:br/>
      </w:r>
    </w:p>
    <w:p w14:paraId="6AF5F4A1" w14:textId="77777777" w:rsidR="00482889" w:rsidRPr="006C5D4D" w:rsidRDefault="00DE60BA">
      <w:pPr>
        <w:pStyle w:val="Heading3"/>
        <w:rPr>
          <w:noProof/>
          <w:sz w:val="26"/>
          <w:szCs w:val="26"/>
        </w:rPr>
      </w:pPr>
      <w:bookmarkStart w:id="96" w:name="_4h042r0" w:colFirst="0" w:colLast="0"/>
      <w:bookmarkEnd w:id="96"/>
      <w:r w:rsidRPr="006C5D4D">
        <w:rPr>
          <w:noProof/>
          <w:color w:val="000000"/>
          <w:sz w:val="26"/>
          <w:szCs w:val="26"/>
        </w:rPr>
        <w:lastRenderedPageBreak/>
        <w:t xml:space="preserve">3.5.10.  </w:t>
      </w:r>
      <w:r w:rsidRPr="006C5D4D">
        <w:rPr>
          <w:noProof/>
          <w:sz w:val="26"/>
          <w:szCs w:val="26"/>
        </w:rPr>
        <w:t>Biểu</w:t>
      </w:r>
      <w:r w:rsidRPr="006C5D4D">
        <w:rPr>
          <w:noProof/>
          <w:color w:val="000000"/>
          <w:sz w:val="26"/>
          <w:szCs w:val="26"/>
        </w:rPr>
        <w:t xml:space="preserve"> đồ tuần tự ca sử dụng “Phản hồi đơn xin nghỉ”</w:t>
      </w:r>
    </w:p>
    <w:p w14:paraId="78B6B195" w14:textId="77777777" w:rsidR="00482889" w:rsidRPr="006C5D4D" w:rsidRDefault="00482889">
      <w:pPr>
        <w:rPr>
          <w:noProof/>
        </w:rPr>
      </w:pPr>
    </w:p>
    <w:p w14:paraId="13C78CF4"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sz w:val="26"/>
          <w:szCs w:val="26"/>
        </w:rPr>
        <w:drawing>
          <wp:inline distT="0" distB="0" distL="0" distR="0" wp14:anchorId="7FDA46E1" wp14:editId="73DE2AF5">
            <wp:extent cx="6019800" cy="3276600"/>
            <wp:effectExtent l="0" t="0" r="0" b="0"/>
            <wp:docPr id="32" name="image27.png" descr="https://lh6.googleusercontent.com/jTan4pLpO2w5DnbYUt6lrmDoXteFouyJMklmoglCCzrWSdkQNj0mLjYICOn5s8Pe78t6yNwL2srx-gPUjH2PJXYJ6CTmKMxwuKFLHwmYL_lK_hWvbClII4EokzL3CYj2BSwbP4eJ3bp83XVoSg"/>
            <wp:cNvGraphicFramePr/>
            <a:graphic xmlns:a="http://schemas.openxmlformats.org/drawingml/2006/main">
              <a:graphicData uri="http://schemas.openxmlformats.org/drawingml/2006/picture">
                <pic:pic xmlns:pic="http://schemas.openxmlformats.org/drawingml/2006/picture">
                  <pic:nvPicPr>
                    <pic:cNvPr id="0" name="image27.png" descr="https://lh6.googleusercontent.com/jTan4pLpO2w5DnbYUt6lrmDoXteFouyJMklmoglCCzrWSdkQNj0mLjYICOn5s8Pe78t6yNwL2srx-gPUjH2PJXYJ6CTmKMxwuKFLHwmYL_lK_hWvbClII4EokzL3CYj2BSwbP4eJ3bp83XVoSg"/>
                    <pic:cNvPicPr preferRelativeResize="0"/>
                  </pic:nvPicPr>
                  <pic:blipFill>
                    <a:blip r:embed="rId41"/>
                    <a:srcRect/>
                    <a:stretch>
                      <a:fillRect/>
                    </a:stretch>
                  </pic:blipFill>
                  <pic:spPr>
                    <a:xfrm>
                      <a:off x="0" y="0"/>
                      <a:ext cx="6019800" cy="3276600"/>
                    </a:xfrm>
                    <a:prstGeom prst="rect">
                      <a:avLst/>
                    </a:prstGeom>
                    <a:ln/>
                  </pic:spPr>
                </pic:pic>
              </a:graphicData>
            </a:graphic>
          </wp:inline>
        </w:drawing>
      </w:r>
    </w:p>
    <w:p w14:paraId="69772ECD" w14:textId="77777777" w:rsidR="00482889" w:rsidRPr="006C5D4D" w:rsidRDefault="00DE60BA">
      <w:pPr>
        <w:pBdr>
          <w:top w:val="nil"/>
          <w:left w:val="nil"/>
          <w:bottom w:val="nil"/>
          <w:right w:val="nil"/>
          <w:between w:val="nil"/>
        </w:pBdr>
        <w:spacing w:line="240" w:lineRule="auto"/>
        <w:jc w:val="center"/>
        <w:rPr>
          <w:i/>
          <w:noProof/>
          <w:color w:val="000000"/>
          <w:sz w:val="22"/>
          <w:szCs w:val="22"/>
        </w:rPr>
      </w:pPr>
      <w:bookmarkStart w:id="97" w:name="_2w5ecyt" w:colFirst="0" w:colLast="0"/>
      <w:bookmarkEnd w:id="97"/>
      <w:r w:rsidRPr="006C5D4D">
        <w:rPr>
          <w:i/>
          <w:noProof/>
          <w:color w:val="000000"/>
          <w:sz w:val="22"/>
          <w:szCs w:val="22"/>
        </w:rPr>
        <w:t>Hình 3.14 Sơ đồ tuần tự ca sử dụng “Phản hồi đơn xin nghỉ”</w:t>
      </w:r>
    </w:p>
    <w:p w14:paraId="1C4B573A" w14:textId="77777777" w:rsidR="00482889" w:rsidRPr="006C5D4D" w:rsidRDefault="00DE60BA">
      <w:pPr>
        <w:spacing w:before="120" w:after="120" w:line="312" w:lineRule="auto"/>
        <w:ind w:firstLine="562"/>
        <w:jc w:val="both"/>
        <w:rPr>
          <w:noProof/>
          <w:sz w:val="26"/>
          <w:szCs w:val="26"/>
        </w:rPr>
      </w:pPr>
      <w:r w:rsidRPr="006C5D4D">
        <w:rPr>
          <w:noProof/>
          <w:sz w:val="26"/>
          <w:szCs w:val="26"/>
        </w:rPr>
        <w:t>Ca sử dụng này bắt đầu khi Admin muốn phản hồi lại yêu cầu xin nghỉ phép của người dùng khác. Truy cập vào phần “leave” tại thanh menu, hệ thống sẽ trả về danh sách các yêu cầu xin nghỉ mà người dùng đã gửi lên. Hoặc khi một yêu cầu xin nghỉ được gửi sẽ có</w:t>
      </w:r>
      <w:r w:rsidRPr="006C5D4D">
        <w:rPr>
          <w:noProof/>
          <w:sz w:val="26"/>
          <w:szCs w:val="26"/>
        </w:rPr>
        <w:t xml:space="preserve"> một email gửi tới gmail cá nhân, ở đó có đường dẫn tới đơn xin nghỉ mà người dùng gửi lên hệ thống. Admin ấn vào đơn xin nghỉ, một màn hình yêu cầu điền “feedback” sẽ được hiển thị, admin chuyển trạng thái đơn xin nghỉ tương ứng với phản hồi của bản thân,</w:t>
      </w:r>
      <w:r w:rsidRPr="006C5D4D">
        <w:rPr>
          <w:noProof/>
          <w:sz w:val="26"/>
          <w:szCs w:val="26"/>
        </w:rPr>
        <w:t xml:space="preserve"> để lại một phản hồi ngắn nếu cần thiết và ấn “Submit” để gửi phản hồi lên hệ thống. Khi đó, một yêu cầu sẽ được gửi tới máy chủ, máy chủ cập nhật đơn xin nghỉ và gửi lại thông tin cho máy khách. Nếu đơn xin nghỉ được chấp nhận, trạng thái “waiting” sẽ đượ</w:t>
      </w:r>
      <w:r w:rsidRPr="006C5D4D">
        <w:rPr>
          <w:noProof/>
          <w:sz w:val="26"/>
          <w:szCs w:val="26"/>
        </w:rPr>
        <w:t>c chuyển thành “approved” đồng thời gửi email tới gmail của tất cả người dùng trong hệ thống.</w:t>
      </w:r>
    </w:p>
    <w:p w14:paraId="115DFD00" w14:textId="77777777" w:rsidR="00482889" w:rsidRPr="006C5D4D" w:rsidRDefault="00DE60BA">
      <w:pPr>
        <w:spacing w:after="240"/>
        <w:rPr>
          <w:noProof/>
          <w:sz w:val="26"/>
          <w:szCs w:val="26"/>
        </w:rPr>
      </w:pPr>
      <w:r w:rsidRPr="006C5D4D">
        <w:rPr>
          <w:noProof/>
          <w:sz w:val="26"/>
          <w:szCs w:val="26"/>
        </w:rPr>
        <w:br/>
      </w:r>
      <w:r w:rsidRPr="006C5D4D">
        <w:rPr>
          <w:noProof/>
          <w:sz w:val="26"/>
          <w:szCs w:val="26"/>
        </w:rPr>
        <w:br/>
      </w:r>
      <w:r w:rsidRPr="006C5D4D">
        <w:rPr>
          <w:noProof/>
          <w:sz w:val="26"/>
          <w:szCs w:val="26"/>
        </w:rPr>
        <w:br/>
      </w:r>
      <w:r w:rsidRPr="006C5D4D">
        <w:rPr>
          <w:noProof/>
          <w:sz w:val="26"/>
          <w:szCs w:val="26"/>
        </w:rPr>
        <w:br/>
      </w:r>
    </w:p>
    <w:p w14:paraId="5DBFB3ED" w14:textId="77777777" w:rsidR="00482889" w:rsidRPr="006C5D4D" w:rsidRDefault="00DE60BA">
      <w:pPr>
        <w:pStyle w:val="Heading3"/>
        <w:rPr>
          <w:noProof/>
          <w:sz w:val="26"/>
          <w:szCs w:val="26"/>
        </w:rPr>
      </w:pPr>
      <w:bookmarkStart w:id="98" w:name="_1baon6m" w:colFirst="0" w:colLast="0"/>
      <w:bookmarkEnd w:id="98"/>
      <w:r w:rsidRPr="006C5D4D">
        <w:rPr>
          <w:noProof/>
          <w:color w:val="000000"/>
          <w:sz w:val="26"/>
          <w:szCs w:val="26"/>
        </w:rPr>
        <w:lastRenderedPageBreak/>
        <w:t>3.5.11.  Biều đồ tuần tự ca sử dụng “Xem báo cáo từ Jira software”</w:t>
      </w:r>
    </w:p>
    <w:p w14:paraId="1E667D84" w14:textId="77777777" w:rsidR="00482889" w:rsidRPr="006C5D4D" w:rsidRDefault="00482889">
      <w:pPr>
        <w:rPr>
          <w:noProof/>
          <w:sz w:val="26"/>
          <w:szCs w:val="26"/>
        </w:rPr>
      </w:pPr>
    </w:p>
    <w:p w14:paraId="5CE9F270"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sz w:val="26"/>
          <w:szCs w:val="26"/>
        </w:rPr>
        <w:drawing>
          <wp:inline distT="0" distB="0" distL="0" distR="0" wp14:anchorId="2D22F7B6" wp14:editId="3185BA97">
            <wp:extent cx="6004560" cy="2948940"/>
            <wp:effectExtent l="0" t="0" r="0" b="0"/>
            <wp:docPr id="33" name="image30.png" descr="https://lh4.googleusercontent.com/zACYhgrC3OPWL4IpDR4gT8TZC-5rBBpSKewtaIUcpSQ3mj9XjZc6D-Y2PXAsa452dEnd8Cyp061BrsjdmIqClJ_RRlHIN7e79dFi1Err0u9pZwUKcbJ814rLWOINRyrjNDUSTesQhoBpDKeT-w"/>
            <wp:cNvGraphicFramePr/>
            <a:graphic xmlns:a="http://schemas.openxmlformats.org/drawingml/2006/main">
              <a:graphicData uri="http://schemas.openxmlformats.org/drawingml/2006/picture">
                <pic:pic xmlns:pic="http://schemas.openxmlformats.org/drawingml/2006/picture">
                  <pic:nvPicPr>
                    <pic:cNvPr id="0" name="image30.png" descr="https://lh4.googleusercontent.com/zACYhgrC3OPWL4IpDR4gT8TZC-5rBBpSKewtaIUcpSQ3mj9XjZc6D-Y2PXAsa452dEnd8Cyp061BrsjdmIqClJ_RRlHIN7e79dFi1Err0u9pZwUKcbJ814rLWOINRyrjNDUSTesQhoBpDKeT-w"/>
                    <pic:cNvPicPr preferRelativeResize="0"/>
                  </pic:nvPicPr>
                  <pic:blipFill>
                    <a:blip r:embed="rId42"/>
                    <a:srcRect/>
                    <a:stretch>
                      <a:fillRect/>
                    </a:stretch>
                  </pic:blipFill>
                  <pic:spPr>
                    <a:xfrm>
                      <a:off x="0" y="0"/>
                      <a:ext cx="6004560" cy="2948940"/>
                    </a:xfrm>
                    <a:prstGeom prst="rect">
                      <a:avLst/>
                    </a:prstGeom>
                    <a:ln/>
                  </pic:spPr>
                </pic:pic>
              </a:graphicData>
            </a:graphic>
          </wp:inline>
        </w:drawing>
      </w:r>
    </w:p>
    <w:p w14:paraId="1606A974" w14:textId="77777777" w:rsidR="00482889" w:rsidRPr="006C5D4D" w:rsidRDefault="00DE60BA">
      <w:pPr>
        <w:pBdr>
          <w:top w:val="nil"/>
          <w:left w:val="nil"/>
          <w:bottom w:val="nil"/>
          <w:right w:val="nil"/>
          <w:between w:val="nil"/>
        </w:pBdr>
        <w:spacing w:after="200" w:line="240" w:lineRule="auto"/>
        <w:jc w:val="center"/>
        <w:rPr>
          <w:noProof/>
          <w:color w:val="000000"/>
          <w:sz w:val="22"/>
          <w:szCs w:val="22"/>
        </w:rPr>
      </w:pPr>
      <w:bookmarkStart w:id="99" w:name="_3vac5uf" w:colFirst="0" w:colLast="0"/>
      <w:bookmarkEnd w:id="99"/>
      <w:r w:rsidRPr="006C5D4D">
        <w:rPr>
          <w:i/>
          <w:noProof/>
          <w:color w:val="000000"/>
          <w:sz w:val="22"/>
          <w:szCs w:val="22"/>
        </w:rPr>
        <w:t>Hình 3.15</w:t>
      </w:r>
      <w:r w:rsidRPr="006C5D4D">
        <w:rPr>
          <w:noProof/>
          <w:color w:val="000000"/>
          <w:sz w:val="22"/>
          <w:szCs w:val="22"/>
        </w:rPr>
        <w:t xml:space="preserve"> Sơ đồ tuần tự ca sử dụng “Xem báo cáo từ Jira software”</w:t>
      </w:r>
    </w:p>
    <w:p w14:paraId="189F76CC" w14:textId="77777777" w:rsidR="00482889" w:rsidRPr="006C5D4D" w:rsidRDefault="00DE60BA">
      <w:pPr>
        <w:spacing w:before="120" w:after="120" w:line="312" w:lineRule="auto"/>
        <w:ind w:firstLine="562"/>
        <w:jc w:val="both"/>
        <w:rPr>
          <w:noProof/>
          <w:sz w:val="26"/>
          <w:szCs w:val="26"/>
        </w:rPr>
      </w:pPr>
      <w:r w:rsidRPr="006C5D4D">
        <w:rPr>
          <w:noProof/>
          <w:sz w:val="26"/>
          <w:szCs w:val="26"/>
        </w:rPr>
        <w:t xml:space="preserve">Ca sử dụng này bắt đầu khi người dùng truy cập vào màn hình “Jira” hiển thị danh sách báo cáo từ Jira software tại phần “Work” trên thanh menu. Khi lần đầu truy cập, bạn phải nhập một “Token” để xác </w:t>
      </w:r>
      <w:r w:rsidRPr="006C5D4D">
        <w:rPr>
          <w:noProof/>
          <w:sz w:val="26"/>
          <w:szCs w:val="26"/>
        </w:rPr>
        <w:t>thực từ phía Jira software. Tại màn hình xác thực ấn button “Get token”, hệ thống sẽ chuyển tới màn hình tạo mã token của Jira, người dùng nhập dãy ký tự bất kỳ để tạo một mã token. Quay trở lại hệ thống dùng mã token vừa tạo được để điền vào “Your jira to</w:t>
      </w:r>
      <w:r w:rsidRPr="006C5D4D">
        <w:rPr>
          <w:noProof/>
          <w:sz w:val="26"/>
          <w:szCs w:val="26"/>
        </w:rPr>
        <w:t>ken” và chọn công ty chứa báo cáo của bạn trên Jira software sau đó ấn “Submit”. Khi đó hệ hệ thống sẽ gửi một yêu cầu tới phía Jira, Jira kiểm tra yêu cầu và trả lại màn hình hiển thị danh sách dự án mà gmail của bạn có quyền truy cập. Người dùng ấn “View</w:t>
      </w:r>
      <w:r w:rsidRPr="006C5D4D">
        <w:rPr>
          <w:noProof/>
          <w:sz w:val="26"/>
          <w:szCs w:val="26"/>
        </w:rPr>
        <w:t xml:space="preserve"> issue”, một yêu cầu xem thông tin báo cáo theo dự án sẽ được gửi tới phía Jira. Khi đó sẽ chuyển tới màn hình hiển thị danh sách báo cáo mà người dùng đang được giao trên trang Jira software.</w:t>
      </w:r>
    </w:p>
    <w:p w14:paraId="389D37AB" w14:textId="77777777" w:rsidR="00482889" w:rsidRPr="006C5D4D" w:rsidRDefault="00DE60BA">
      <w:pPr>
        <w:spacing w:after="240"/>
        <w:rPr>
          <w:noProof/>
          <w:sz w:val="26"/>
          <w:szCs w:val="26"/>
        </w:rPr>
      </w:pPr>
      <w:r w:rsidRPr="006C5D4D">
        <w:rPr>
          <w:noProof/>
          <w:sz w:val="26"/>
          <w:szCs w:val="26"/>
        </w:rPr>
        <w:br/>
      </w:r>
      <w:r w:rsidRPr="006C5D4D">
        <w:rPr>
          <w:noProof/>
          <w:sz w:val="26"/>
          <w:szCs w:val="26"/>
        </w:rPr>
        <w:br/>
      </w:r>
      <w:r w:rsidRPr="006C5D4D">
        <w:rPr>
          <w:noProof/>
          <w:sz w:val="26"/>
          <w:szCs w:val="26"/>
        </w:rPr>
        <w:br/>
      </w:r>
      <w:r w:rsidRPr="006C5D4D">
        <w:rPr>
          <w:noProof/>
          <w:sz w:val="26"/>
          <w:szCs w:val="26"/>
        </w:rPr>
        <w:br/>
      </w:r>
    </w:p>
    <w:p w14:paraId="026D6082" w14:textId="77777777" w:rsidR="00482889" w:rsidRPr="006C5D4D" w:rsidRDefault="00482889">
      <w:pPr>
        <w:spacing w:after="240"/>
        <w:rPr>
          <w:noProof/>
          <w:sz w:val="26"/>
          <w:szCs w:val="26"/>
        </w:rPr>
      </w:pPr>
    </w:p>
    <w:p w14:paraId="391C1659" w14:textId="77777777" w:rsidR="00482889" w:rsidRPr="006C5D4D" w:rsidRDefault="00DE60BA">
      <w:pPr>
        <w:pStyle w:val="Heading3"/>
        <w:rPr>
          <w:noProof/>
          <w:sz w:val="26"/>
          <w:szCs w:val="26"/>
        </w:rPr>
      </w:pPr>
      <w:bookmarkStart w:id="100" w:name="_2afmg28" w:colFirst="0" w:colLast="0"/>
      <w:bookmarkEnd w:id="100"/>
      <w:r w:rsidRPr="006C5D4D">
        <w:rPr>
          <w:noProof/>
          <w:color w:val="000000"/>
          <w:sz w:val="26"/>
          <w:szCs w:val="26"/>
        </w:rPr>
        <w:lastRenderedPageBreak/>
        <w:t xml:space="preserve">3.5.12.  Biểu đồ tuần tự ca sử dụng “Chỉ định báo cáo từ </w:t>
      </w:r>
      <w:r w:rsidRPr="006C5D4D">
        <w:rPr>
          <w:noProof/>
          <w:color w:val="000000"/>
          <w:sz w:val="26"/>
          <w:szCs w:val="26"/>
        </w:rPr>
        <w:t>Jira về hệ thống”</w:t>
      </w:r>
    </w:p>
    <w:p w14:paraId="059213E1" w14:textId="77777777" w:rsidR="00482889" w:rsidRPr="006C5D4D" w:rsidRDefault="00482889">
      <w:pPr>
        <w:rPr>
          <w:noProof/>
          <w:sz w:val="26"/>
          <w:szCs w:val="26"/>
        </w:rPr>
      </w:pPr>
    </w:p>
    <w:p w14:paraId="5011440D"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sz w:val="26"/>
          <w:szCs w:val="26"/>
        </w:rPr>
        <w:drawing>
          <wp:inline distT="0" distB="0" distL="0" distR="0" wp14:anchorId="7253F28B" wp14:editId="198CA779">
            <wp:extent cx="5935980" cy="3055620"/>
            <wp:effectExtent l="0" t="0" r="0" b="0"/>
            <wp:docPr id="4" name="image15.png" descr="https://lh6.googleusercontent.com/UVgW6fFdzanJNzdlLKkJOz7kvT9v87_biXTCaua7-Y_ARsrEnghlK5jgObJv6MuXyaQZIjx9RE1h9uM5RCCAtZPfSfEw6lAtm8PgCya-JqJdIfWDHtoIGsuO1GeckMajYLptel5xlx6WtyZydQ"/>
            <wp:cNvGraphicFramePr/>
            <a:graphic xmlns:a="http://schemas.openxmlformats.org/drawingml/2006/main">
              <a:graphicData uri="http://schemas.openxmlformats.org/drawingml/2006/picture">
                <pic:pic xmlns:pic="http://schemas.openxmlformats.org/drawingml/2006/picture">
                  <pic:nvPicPr>
                    <pic:cNvPr id="0" name="image15.png" descr="https://lh6.googleusercontent.com/UVgW6fFdzanJNzdlLKkJOz7kvT9v87_biXTCaua7-Y_ARsrEnghlK5jgObJv6MuXyaQZIjx9RE1h9uM5RCCAtZPfSfEw6lAtm8PgCya-JqJdIfWDHtoIGsuO1GeckMajYLptel5xlx6WtyZydQ"/>
                    <pic:cNvPicPr preferRelativeResize="0"/>
                  </pic:nvPicPr>
                  <pic:blipFill>
                    <a:blip r:embed="rId43"/>
                    <a:srcRect/>
                    <a:stretch>
                      <a:fillRect/>
                    </a:stretch>
                  </pic:blipFill>
                  <pic:spPr>
                    <a:xfrm>
                      <a:off x="0" y="0"/>
                      <a:ext cx="5935980" cy="3055620"/>
                    </a:xfrm>
                    <a:prstGeom prst="rect">
                      <a:avLst/>
                    </a:prstGeom>
                    <a:ln/>
                  </pic:spPr>
                </pic:pic>
              </a:graphicData>
            </a:graphic>
          </wp:inline>
        </w:drawing>
      </w:r>
    </w:p>
    <w:p w14:paraId="416C9218"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01" w:name="_pkwqa1" w:colFirst="0" w:colLast="0"/>
      <w:bookmarkEnd w:id="101"/>
      <w:r w:rsidRPr="006C5D4D">
        <w:rPr>
          <w:i/>
          <w:noProof/>
          <w:color w:val="000000"/>
          <w:sz w:val="22"/>
          <w:szCs w:val="22"/>
        </w:rPr>
        <w:t>Hình 3.16</w:t>
      </w:r>
      <w:r w:rsidRPr="006C5D4D">
        <w:rPr>
          <w:noProof/>
          <w:color w:val="000000"/>
          <w:sz w:val="22"/>
          <w:szCs w:val="22"/>
        </w:rPr>
        <w:t xml:space="preserve"> Sơ đồ tuần tự ca sử dụng “Chỉ định báo cáo từ Jira software về hệ thống”</w:t>
      </w:r>
    </w:p>
    <w:p w14:paraId="7D2D87B8" w14:textId="77777777" w:rsidR="00482889" w:rsidRPr="006C5D4D" w:rsidRDefault="00DE60BA">
      <w:pPr>
        <w:spacing w:before="120" w:after="120" w:line="312" w:lineRule="auto"/>
        <w:ind w:firstLine="562"/>
        <w:rPr>
          <w:noProof/>
          <w:sz w:val="26"/>
          <w:szCs w:val="26"/>
        </w:rPr>
      </w:pPr>
      <w:r w:rsidRPr="006C5D4D">
        <w:rPr>
          <w:noProof/>
          <w:sz w:val="26"/>
          <w:szCs w:val="26"/>
        </w:rPr>
        <w:t>Sau khi truy cập thành công để xem danh sách báo cáo từ Jira, hệ thống sẽ hiển thị màn hình danh sách các công việc người dùng đang được giao. Người dùn</w:t>
      </w:r>
      <w:r w:rsidRPr="006C5D4D">
        <w:rPr>
          <w:noProof/>
          <w:sz w:val="26"/>
          <w:szCs w:val="26"/>
        </w:rPr>
        <w:t>g ấn “Assign” một màn hình hiển thị thông tin những trường tương ứng với thông tin báo cáo được tạo bình thường tại hệ thống. Người dùng điền những trường thông tin còn thiếu và ấn “Assign to report” để chỉ định báo cáo này về hệ thống báo cáo cá nhân tron</w:t>
      </w:r>
      <w:r w:rsidRPr="006C5D4D">
        <w:rPr>
          <w:noProof/>
          <w:sz w:val="26"/>
          <w:szCs w:val="26"/>
        </w:rPr>
        <w:t xml:space="preserve">g hệ thống. Máy chủ nhận các trường thông tin này của báo cáo và lưu vào cơ sở dữ. Sau đó máy chủ thêm mới vào màn hình “Report” và hiển thị một thông báo cho người dùng biết báo cáo đã được chỉ định thành công. Những báo cáo khi được chỉ định về hệ thống </w:t>
      </w:r>
      <w:r w:rsidRPr="006C5D4D">
        <w:rPr>
          <w:noProof/>
          <w:sz w:val="26"/>
          <w:szCs w:val="26"/>
        </w:rPr>
        <w:t>báo cáo cá nhân, máy chủ sẽ dùng hàm để kiểm tra và chuyển button “Assign” thành “Assigned” và không để chỉ định báo cáo đó nữa.</w:t>
      </w:r>
    </w:p>
    <w:p w14:paraId="56BC985A" w14:textId="77777777" w:rsidR="00482889" w:rsidRPr="006C5D4D" w:rsidRDefault="00DE60BA">
      <w:pPr>
        <w:rPr>
          <w:noProof/>
          <w:sz w:val="26"/>
          <w:szCs w:val="26"/>
        </w:rPr>
      </w:pPr>
      <w:r w:rsidRPr="006C5D4D">
        <w:rPr>
          <w:noProof/>
          <w:sz w:val="26"/>
          <w:szCs w:val="26"/>
        </w:rPr>
        <w:br/>
      </w:r>
      <w:r w:rsidRPr="006C5D4D">
        <w:rPr>
          <w:noProof/>
          <w:sz w:val="26"/>
          <w:szCs w:val="26"/>
        </w:rPr>
        <w:br/>
      </w:r>
      <w:r w:rsidRPr="006C5D4D">
        <w:rPr>
          <w:noProof/>
          <w:sz w:val="26"/>
          <w:szCs w:val="26"/>
        </w:rPr>
        <w:br/>
      </w:r>
      <w:r w:rsidRPr="006C5D4D">
        <w:rPr>
          <w:noProof/>
          <w:sz w:val="26"/>
          <w:szCs w:val="26"/>
        </w:rPr>
        <w:br/>
      </w:r>
      <w:r w:rsidRPr="006C5D4D">
        <w:rPr>
          <w:noProof/>
          <w:sz w:val="26"/>
          <w:szCs w:val="26"/>
        </w:rPr>
        <w:br/>
      </w:r>
    </w:p>
    <w:p w14:paraId="1C2D8DF0" w14:textId="77777777" w:rsidR="00482889" w:rsidRPr="006C5D4D" w:rsidRDefault="00482889">
      <w:pPr>
        <w:rPr>
          <w:noProof/>
          <w:sz w:val="26"/>
          <w:szCs w:val="26"/>
        </w:rPr>
      </w:pPr>
    </w:p>
    <w:p w14:paraId="1AAAF07B" w14:textId="77777777" w:rsidR="00482889" w:rsidRPr="006C5D4D" w:rsidRDefault="00DE60BA">
      <w:pPr>
        <w:pStyle w:val="Heading3"/>
        <w:rPr>
          <w:noProof/>
          <w:sz w:val="26"/>
          <w:szCs w:val="26"/>
        </w:rPr>
      </w:pPr>
      <w:bookmarkStart w:id="102" w:name="_39kk8xu" w:colFirst="0" w:colLast="0"/>
      <w:bookmarkEnd w:id="102"/>
      <w:r w:rsidRPr="006C5D4D">
        <w:rPr>
          <w:noProof/>
          <w:color w:val="000000"/>
          <w:sz w:val="26"/>
          <w:szCs w:val="26"/>
        </w:rPr>
        <w:lastRenderedPageBreak/>
        <w:t>3.5.13.  Biểu đồ tuần tự ca sử dụng “Đóng/kích hoạt dự án”</w:t>
      </w:r>
    </w:p>
    <w:p w14:paraId="2AD84C51" w14:textId="77777777" w:rsidR="00482889" w:rsidRPr="006C5D4D" w:rsidRDefault="00482889">
      <w:pPr>
        <w:rPr>
          <w:noProof/>
        </w:rPr>
      </w:pPr>
    </w:p>
    <w:p w14:paraId="46F48AA7"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sz w:val="26"/>
          <w:szCs w:val="26"/>
        </w:rPr>
        <w:drawing>
          <wp:inline distT="0" distB="0" distL="0" distR="0" wp14:anchorId="440192DD" wp14:editId="0B6C142F">
            <wp:extent cx="6416040" cy="3710940"/>
            <wp:effectExtent l="0" t="0" r="0" b="0"/>
            <wp:docPr id="5" name="image5.png" descr="https://lh4.googleusercontent.com/UJJDShRrnhyGNlirjPJ79NBnDbt1TY3o9o4Zv5NF-2K_jWkZfWLQEJiJx6CPOGlmtpHoD6SPNhN9cTjg7850nnVCXnDEr1PRSrrs6sBSAZcXFCuxswuK_Kjsf_4DRRj798WatwpF_T0TSDpiSg"/>
            <wp:cNvGraphicFramePr/>
            <a:graphic xmlns:a="http://schemas.openxmlformats.org/drawingml/2006/main">
              <a:graphicData uri="http://schemas.openxmlformats.org/drawingml/2006/picture">
                <pic:pic xmlns:pic="http://schemas.openxmlformats.org/drawingml/2006/picture">
                  <pic:nvPicPr>
                    <pic:cNvPr id="0" name="image5.png" descr="https://lh4.googleusercontent.com/UJJDShRrnhyGNlirjPJ79NBnDbt1TY3o9o4Zv5NF-2K_jWkZfWLQEJiJx6CPOGlmtpHoD6SPNhN9cTjg7850nnVCXnDEr1PRSrrs6sBSAZcXFCuxswuK_Kjsf_4DRRj798WatwpF_T0TSDpiSg"/>
                    <pic:cNvPicPr preferRelativeResize="0"/>
                  </pic:nvPicPr>
                  <pic:blipFill>
                    <a:blip r:embed="rId44"/>
                    <a:srcRect/>
                    <a:stretch>
                      <a:fillRect/>
                    </a:stretch>
                  </pic:blipFill>
                  <pic:spPr>
                    <a:xfrm>
                      <a:off x="0" y="0"/>
                      <a:ext cx="6416040" cy="3710940"/>
                    </a:xfrm>
                    <a:prstGeom prst="rect">
                      <a:avLst/>
                    </a:prstGeom>
                    <a:ln/>
                  </pic:spPr>
                </pic:pic>
              </a:graphicData>
            </a:graphic>
          </wp:inline>
        </w:drawing>
      </w:r>
    </w:p>
    <w:p w14:paraId="2E781098"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03" w:name="_1opuj5n" w:colFirst="0" w:colLast="0"/>
      <w:bookmarkEnd w:id="103"/>
      <w:r w:rsidRPr="006C5D4D">
        <w:rPr>
          <w:i/>
          <w:noProof/>
          <w:color w:val="000000"/>
          <w:sz w:val="22"/>
          <w:szCs w:val="22"/>
        </w:rPr>
        <w:t>Hình 3.17</w:t>
      </w:r>
      <w:r w:rsidRPr="006C5D4D">
        <w:rPr>
          <w:noProof/>
          <w:color w:val="000000"/>
          <w:sz w:val="22"/>
          <w:szCs w:val="22"/>
        </w:rPr>
        <w:t xml:space="preserve"> Sơ đồ tuần tự ca sử dụng “Đóng/kích hoạt dự án”</w:t>
      </w:r>
    </w:p>
    <w:p w14:paraId="4F216E96"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noProof/>
          <w:color w:val="000000"/>
          <w:sz w:val="26"/>
          <w:szCs w:val="26"/>
        </w:rPr>
        <w:t>Ca sử dụng này bắt đầu khi Admin muốn kích hoạt hoặc đóng một dự án trong hệ thống. Sau khi truy cập màn hình danh sách dự án, một yêu cầu được gửi về phía máy chủ, máy chủ nhận được yêu cầu sẽ lấy danh sách</w:t>
      </w:r>
      <w:r w:rsidRPr="006C5D4D">
        <w:rPr>
          <w:noProof/>
          <w:color w:val="000000"/>
          <w:sz w:val="26"/>
          <w:szCs w:val="26"/>
        </w:rPr>
        <w:t xml:space="preserve"> các dự án trong cơ sở dữ liệu để trả về màn hình giao diện. Admin chọn dự án muốn thực hiện ca sử dụng này, hệ thống sẽ trả về màn hình hiển thị chi tiết thông tin dự án. Tại đây, admin chuyển trạng thái button switch trạng thái hoạt động của dự án tương </w:t>
      </w:r>
      <w:r w:rsidRPr="006C5D4D">
        <w:rPr>
          <w:noProof/>
          <w:color w:val="000000"/>
          <w:sz w:val="26"/>
          <w:szCs w:val="26"/>
        </w:rPr>
        <w:t>ứng với yêu cầu và ấn "Submit". Sau đó một yêu cầu sẽ được gửi đến máy chủ và cập nhật trạng thái hoạt động của dự án vào cơ sở dữ liệu. Sau đó máy chủ trả về một thông báo, máy khách hiển thị thông báo này trên màn hình danh sách dự án.</w:t>
      </w:r>
    </w:p>
    <w:p w14:paraId="509C4263" w14:textId="77777777" w:rsidR="00482889" w:rsidRPr="006C5D4D" w:rsidRDefault="00DE60BA">
      <w:pPr>
        <w:spacing w:after="240"/>
        <w:rPr>
          <w:noProof/>
        </w:rPr>
      </w:pPr>
      <w:r w:rsidRPr="006C5D4D">
        <w:rPr>
          <w:noProof/>
        </w:rPr>
        <w:br/>
      </w:r>
      <w:r w:rsidRPr="006C5D4D">
        <w:rPr>
          <w:noProof/>
        </w:rPr>
        <w:br/>
      </w:r>
      <w:r w:rsidRPr="006C5D4D">
        <w:rPr>
          <w:noProof/>
        </w:rPr>
        <w:br/>
      </w:r>
      <w:r w:rsidRPr="006C5D4D">
        <w:rPr>
          <w:noProof/>
        </w:rPr>
        <w:br/>
      </w:r>
    </w:p>
    <w:p w14:paraId="15ABBE43" w14:textId="77777777" w:rsidR="00482889" w:rsidRPr="006C5D4D" w:rsidRDefault="00DE60BA">
      <w:pPr>
        <w:pStyle w:val="Heading3"/>
        <w:rPr>
          <w:noProof/>
          <w:sz w:val="26"/>
          <w:szCs w:val="26"/>
        </w:rPr>
      </w:pPr>
      <w:bookmarkStart w:id="104" w:name="_48pi1tg" w:colFirst="0" w:colLast="0"/>
      <w:bookmarkEnd w:id="104"/>
      <w:r w:rsidRPr="006C5D4D">
        <w:rPr>
          <w:noProof/>
          <w:color w:val="000000"/>
          <w:sz w:val="26"/>
          <w:szCs w:val="26"/>
        </w:rPr>
        <w:lastRenderedPageBreak/>
        <w:t>3.5.14.  Biều</w:t>
      </w:r>
      <w:r w:rsidRPr="006C5D4D">
        <w:rPr>
          <w:noProof/>
          <w:color w:val="000000"/>
          <w:sz w:val="26"/>
          <w:szCs w:val="26"/>
        </w:rPr>
        <w:t xml:space="preserve"> đồ tuần tự ca sử dụng “Quản lý file drive”</w:t>
      </w:r>
    </w:p>
    <w:p w14:paraId="78AED233" w14:textId="77777777" w:rsidR="00482889" w:rsidRPr="006C5D4D" w:rsidRDefault="00482889">
      <w:pPr>
        <w:rPr>
          <w:noProof/>
        </w:rPr>
      </w:pPr>
    </w:p>
    <w:p w14:paraId="65C2E1C4" w14:textId="77777777" w:rsidR="00482889" w:rsidRPr="006C5D4D" w:rsidRDefault="00DE60BA">
      <w:pPr>
        <w:keepNext/>
        <w:pBdr>
          <w:top w:val="nil"/>
          <w:left w:val="nil"/>
          <w:bottom w:val="nil"/>
          <w:right w:val="nil"/>
          <w:between w:val="nil"/>
        </w:pBdr>
        <w:spacing w:line="240" w:lineRule="auto"/>
        <w:ind w:firstLine="720"/>
        <w:rPr>
          <w:noProof/>
        </w:rPr>
      </w:pPr>
      <w:r w:rsidRPr="006C5D4D">
        <w:rPr>
          <w:noProof/>
          <w:color w:val="000000"/>
          <w:sz w:val="26"/>
          <w:szCs w:val="26"/>
        </w:rPr>
        <w:drawing>
          <wp:inline distT="0" distB="0" distL="0" distR="0" wp14:anchorId="4C4F1821" wp14:editId="115D87A7">
            <wp:extent cx="5943600" cy="3314700"/>
            <wp:effectExtent l="0" t="0" r="0" b="0"/>
            <wp:docPr id="6" name="image3.png" descr="https://lh5.googleusercontent.com/UpwbpGjHaVpJmpI0ZewZspYtqVb2YTdDde9SCth0RYuRyf9COpBpSHHd2v_Bc293d-VsHv_gTpe8QnMTPjMnQx9LW9mAxZS5-S_rLH0Zg-b1DpTqfnog1ogORK_Dgqvb7F-1Uf9RiZMCudRNSw"/>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UpwbpGjHaVpJmpI0ZewZspYtqVb2YTdDde9SCth0RYuRyf9COpBpSHHd2v_Bc293d-VsHv_gTpe8QnMTPjMnQx9LW9mAxZS5-S_rLH0Zg-b1DpTqfnog1ogORK_Dgqvb7F-1Uf9RiZMCudRNSw"/>
                    <pic:cNvPicPr preferRelativeResize="0"/>
                  </pic:nvPicPr>
                  <pic:blipFill>
                    <a:blip r:embed="rId45"/>
                    <a:srcRect/>
                    <a:stretch>
                      <a:fillRect/>
                    </a:stretch>
                  </pic:blipFill>
                  <pic:spPr>
                    <a:xfrm>
                      <a:off x="0" y="0"/>
                      <a:ext cx="5943600" cy="3314700"/>
                    </a:xfrm>
                    <a:prstGeom prst="rect">
                      <a:avLst/>
                    </a:prstGeom>
                    <a:ln/>
                  </pic:spPr>
                </pic:pic>
              </a:graphicData>
            </a:graphic>
          </wp:inline>
        </w:drawing>
      </w:r>
    </w:p>
    <w:p w14:paraId="005C0422"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05" w:name="_2nusc19" w:colFirst="0" w:colLast="0"/>
      <w:bookmarkEnd w:id="105"/>
      <w:r w:rsidRPr="006C5D4D">
        <w:rPr>
          <w:i/>
          <w:noProof/>
          <w:color w:val="000000"/>
          <w:sz w:val="22"/>
          <w:szCs w:val="22"/>
        </w:rPr>
        <w:t>Hình 3.18</w:t>
      </w:r>
      <w:r w:rsidRPr="006C5D4D">
        <w:rPr>
          <w:noProof/>
          <w:color w:val="000000"/>
          <w:sz w:val="22"/>
          <w:szCs w:val="22"/>
        </w:rPr>
        <w:t xml:space="preserve"> Sơ đồ tuần tự ca sử dụng “Quản lý file Drive”</w:t>
      </w:r>
    </w:p>
    <w:p w14:paraId="65173D5A"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noProof/>
          <w:color w:val="000000"/>
          <w:sz w:val="26"/>
          <w:szCs w:val="26"/>
        </w:rPr>
        <w:t>Người dùng truy cập màn hình quản lý file. Một yêu cầu sẽ được gửi tới phía máy chủ, máy chủ dùng token máy khách gửi lên để kết nối với Google drive. Kết nối thành google drive api sẽ gửi về cho máy chủ danh sách file và thông tin dung lượng ở drive cá nh</w:t>
      </w:r>
      <w:r w:rsidRPr="006C5D4D">
        <w:rPr>
          <w:noProof/>
          <w:color w:val="000000"/>
          <w:sz w:val="26"/>
          <w:szCs w:val="26"/>
        </w:rPr>
        <w:t>ân tài khoản người dùng, sau đó máy chủ sẽ gửi danh sách file này về cho máy khách, máy khách lọc file theo loại và trạng thái và hiển thị danh sách ở giao diện quản lý file. Tại đây người dùng có thể thực hiện các thao tác xóa hoặc export các file này, ng</w:t>
      </w:r>
      <w:r w:rsidRPr="006C5D4D">
        <w:rPr>
          <w:noProof/>
          <w:color w:val="000000"/>
          <w:sz w:val="26"/>
          <w:szCs w:val="26"/>
        </w:rPr>
        <w:t>ười dùng cũng có thể ấn vào file để truy cập tới giao diện google drive của file đó để thực hiện thêm các thao tác với file.</w:t>
      </w:r>
    </w:p>
    <w:p w14:paraId="47999DF5"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noProof/>
          <w:color w:val="000000"/>
          <w:sz w:val="26"/>
          <w:szCs w:val="26"/>
        </w:rPr>
        <w:t xml:space="preserve">Đối với những file đính kèm theo báo cáo của người dùng được hệ thống lưu trong thư mục "Task management" và chia theo thư mục tên </w:t>
      </w:r>
      <w:r w:rsidRPr="006C5D4D">
        <w:rPr>
          <w:noProof/>
          <w:color w:val="000000"/>
          <w:sz w:val="26"/>
          <w:szCs w:val="26"/>
        </w:rPr>
        <w:t>là báo cáo của người dùng. Khi người dùng thực hiện các thao tác với này thì các file đính kèm trong các báo cáo cũng được cập nhật tương ứng.</w:t>
      </w:r>
    </w:p>
    <w:p w14:paraId="6B4D9652"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noProof/>
          <w:color w:val="000000"/>
          <w:sz w:val="26"/>
          <w:szCs w:val="26"/>
        </w:rPr>
        <w:t>Kết chương</w:t>
      </w:r>
    </w:p>
    <w:p w14:paraId="1A8CAB39"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noProof/>
          <w:color w:val="000000"/>
          <w:sz w:val="26"/>
          <w:szCs w:val="26"/>
        </w:rPr>
        <w:t xml:space="preserve">Trong chương ba này, tôi đã trình bày chi tiết về các yêu cầu chức năng và yêu cầu phi chức năng của hệ thống. Đồng thời, tôi đã xác định các đối tượng sử dụng khác nhau, </w:t>
      </w:r>
      <w:r w:rsidRPr="006C5D4D">
        <w:rPr>
          <w:noProof/>
          <w:color w:val="000000"/>
          <w:sz w:val="26"/>
          <w:szCs w:val="26"/>
        </w:rPr>
        <w:lastRenderedPageBreak/>
        <w:t xml:space="preserve">nêu ra các chức năng phục vụ đầy đủ các yêu cầu được đặt ra. Khi đã có được các chức </w:t>
      </w:r>
      <w:r w:rsidRPr="006C5D4D">
        <w:rPr>
          <w:noProof/>
          <w:color w:val="000000"/>
          <w:sz w:val="26"/>
          <w:szCs w:val="26"/>
        </w:rPr>
        <w:t>năng tôi đi đến đặc tả chi tiết rồi biểu diễn dưới dạng biểu đồ tuần tự giúp trực quan hóa và có cái nhìn rõ ràng hơn về hệ thống cũng như luồng xử lý các chức năng.</w:t>
      </w:r>
    </w:p>
    <w:p w14:paraId="21915EAF"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60EA2328"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1153AF98"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52840993"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2E701E73"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1E4CF7A6"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09C554EE"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7257D5B8"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2EAEFAF1"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09DDB636"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19A3F41C"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41D89C61"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2DF416A6"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081596E1"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3F49EE89"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1250CB79"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409AA24B"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07510013"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497C90CC"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4ACBCF48"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sz w:val="26"/>
          <w:szCs w:val="26"/>
        </w:rPr>
      </w:pPr>
    </w:p>
    <w:p w14:paraId="07DBC996" w14:textId="77777777" w:rsidR="00482889" w:rsidRPr="006C5D4D" w:rsidRDefault="00482889">
      <w:pPr>
        <w:pBdr>
          <w:top w:val="nil"/>
          <w:left w:val="nil"/>
          <w:bottom w:val="nil"/>
          <w:right w:val="nil"/>
          <w:between w:val="nil"/>
        </w:pBdr>
        <w:spacing w:before="120" w:after="120" w:line="312" w:lineRule="auto"/>
        <w:ind w:firstLine="562"/>
        <w:jc w:val="both"/>
        <w:rPr>
          <w:noProof/>
          <w:color w:val="000000"/>
        </w:rPr>
      </w:pPr>
    </w:p>
    <w:p w14:paraId="15D13D76" w14:textId="77777777" w:rsidR="00482889" w:rsidRPr="006C5D4D" w:rsidRDefault="00DE60BA">
      <w:pPr>
        <w:pStyle w:val="Heading1"/>
        <w:numPr>
          <w:ilvl w:val="0"/>
          <w:numId w:val="76"/>
        </w:numPr>
        <w:ind w:left="360"/>
        <w:jc w:val="center"/>
        <w:rPr>
          <w:noProof/>
        </w:rPr>
      </w:pPr>
      <w:bookmarkStart w:id="106" w:name="_1302m92" w:colFirst="0" w:colLast="0"/>
      <w:bookmarkEnd w:id="106"/>
      <w:r w:rsidRPr="006C5D4D">
        <w:rPr>
          <w:noProof/>
          <w:color w:val="000000"/>
        </w:rPr>
        <w:lastRenderedPageBreak/>
        <w:t xml:space="preserve">THIẾT KẾ VÀ XÂY DỰNG HỆ </w:t>
      </w:r>
      <w:r w:rsidRPr="006C5D4D">
        <w:rPr>
          <w:noProof/>
          <w:color w:val="000000"/>
        </w:rPr>
        <w:t>THỐNG</w:t>
      </w:r>
    </w:p>
    <w:p w14:paraId="172F93AA"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rPr>
      </w:pPr>
      <w:r w:rsidRPr="006C5D4D">
        <w:rPr>
          <w:noProof/>
          <w:color w:val="000000"/>
          <w:sz w:val="26"/>
          <w:szCs w:val="26"/>
        </w:rPr>
        <w:t>Chương này sẽ trình bày về kiến trúc hệ thống, cũng như thiết kế cơ sở dữ liệu và miêu tả cách thức cài đặt phía máy chủ và máy khách.</w:t>
      </w:r>
    </w:p>
    <w:p w14:paraId="1740924A" w14:textId="77777777" w:rsidR="00482889" w:rsidRPr="006C5D4D" w:rsidRDefault="00DE60BA">
      <w:pPr>
        <w:pStyle w:val="Heading2"/>
        <w:rPr>
          <w:noProof/>
          <w:sz w:val="26"/>
          <w:szCs w:val="26"/>
        </w:rPr>
      </w:pPr>
      <w:bookmarkStart w:id="107" w:name="_3mzq4wv" w:colFirst="0" w:colLast="0"/>
      <w:bookmarkEnd w:id="107"/>
      <w:r w:rsidRPr="006C5D4D">
        <w:rPr>
          <w:noProof/>
          <w:color w:val="000000"/>
          <w:sz w:val="26"/>
          <w:szCs w:val="26"/>
        </w:rPr>
        <w:t>4.1.</w:t>
      </w:r>
      <w:r w:rsidRPr="006C5D4D">
        <w:rPr>
          <w:noProof/>
          <w:color w:val="000000"/>
          <w:sz w:val="26"/>
          <w:szCs w:val="26"/>
        </w:rPr>
        <w:tab/>
        <w:t>Thiết kế kiến trúc</w:t>
      </w:r>
    </w:p>
    <w:p w14:paraId="2338D6D5" w14:textId="77777777" w:rsidR="00482889" w:rsidRPr="006C5D4D" w:rsidRDefault="00482889">
      <w:pPr>
        <w:rPr>
          <w:noProof/>
        </w:rPr>
      </w:pPr>
    </w:p>
    <w:p w14:paraId="56967AD3"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sz w:val="26"/>
          <w:szCs w:val="26"/>
        </w:rPr>
        <w:drawing>
          <wp:inline distT="0" distB="0" distL="0" distR="0" wp14:anchorId="4C29C717" wp14:editId="79C7AABF">
            <wp:extent cx="5935980" cy="4259580"/>
            <wp:effectExtent l="0" t="0" r="0" b="0"/>
            <wp:docPr id="7" name="image16.png" descr="https://lh6.googleusercontent.com/GCGM7oPuxNzlNt-a2gFpF5_mcFrkMP0BN2WAzR6Sa3uOAEbb6QEuHlWtdX4ZnLzwf0hfYFKWrhc7X9eFy4YdqEyHjZlPL4zVP9LtJ5jvj799wvc4fS5k8XNkeQCBQ9do_Ek3rzSCAlQByJUbUg"/>
            <wp:cNvGraphicFramePr/>
            <a:graphic xmlns:a="http://schemas.openxmlformats.org/drawingml/2006/main">
              <a:graphicData uri="http://schemas.openxmlformats.org/drawingml/2006/picture">
                <pic:pic xmlns:pic="http://schemas.openxmlformats.org/drawingml/2006/picture">
                  <pic:nvPicPr>
                    <pic:cNvPr id="0" name="image16.png" descr="https://lh6.googleusercontent.com/GCGM7oPuxNzlNt-a2gFpF5_mcFrkMP0BN2WAzR6Sa3uOAEbb6QEuHlWtdX4ZnLzwf0hfYFKWrhc7X9eFy4YdqEyHjZlPL4zVP9LtJ5jvj799wvc4fS5k8XNkeQCBQ9do_Ek3rzSCAlQByJUbUg"/>
                    <pic:cNvPicPr preferRelativeResize="0"/>
                  </pic:nvPicPr>
                  <pic:blipFill>
                    <a:blip r:embed="rId46"/>
                    <a:srcRect/>
                    <a:stretch>
                      <a:fillRect/>
                    </a:stretch>
                  </pic:blipFill>
                  <pic:spPr>
                    <a:xfrm>
                      <a:off x="0" y="0"/>
                      <a:ext cx="5935980" cy="4259580"/>
                    </a:xfrm>
                    <a:prstGeom prst="rect">
                      <a:avLst/>
                    </a:prstGeom>
                    <a:ln/>
                  </pic:spPr>
                </pic:pic>
              </a:graphicData>
            </a:graphic>
          </wp:inline>
        </w:drawing>
      </w:r>
    </w:p>
    <w:p w14:paraId="65F2DB80"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08" w:name="_2250f4o" w:colFirst="0" w:colLast="0"/>
      <w:bookmarkEnd w:id="108"/>
      <w:r w:rsidRPr="006C5D4D">
        <w:rPr>
          <w:i/>
          <w:noProof/>
          <w:color w:val="000000"/>
          <w:sz w:val="22"/>
          <w:szCs w:val="22"/>
        </w:rPr>
        <w:t>Hình 4.1</w:t>
      </w:r>
      <w:r w:rsidRPr="006C5D4D">
        <w:rPr>
          <w:noProof/>
          <w:color w:val="000000"/>
          <w:sz w:val="22"/>
          <w:szCs w:val="22"/>
        </w:rPr>
        <w:t xml:space="preserve"> </w:t>
      </w:r>
      <w:commentRangeStart w:id="109"/>
      <w:r w:rsidRPr="006C5D4D">
        <w:rPr>
          <w:noProof/>
          <w:color w:val="000000"/>
          <w:sz w:val="22"/>
          <w:szCs w:val="22"/>
        </w:rPr>
        <w:t>Mô tả thiết kế hệ thống</w:t>
      </w:r>
      <w:commentRangeEnd w:id="109"/>
      <w:r w:rsidR="001D7D35">
        <w:rPr>
          <w:rStyle w:val="CommentReference"/>
        </w:rPr>
        <w:commentReference w:id="109"/>
      </w:r>
    </w:p>
    <w:p w14:paraId="30DB9817" w14:textId="77777777" w:rsidR="00482889" w:rsidRPr="006C5D4D" w:rsidRDefault="00DE60BA">
      <w:pPr>
        <w:spacing w:before="120" w:after="120" w:line="312" w:lineRule="auto"/>
        <w:ind w:firstLine="567"/>
        <w:jc w:val="both"/>
        <w:rPr>
          <w:noProof/>
          <w:sz w:val="26"/>
          <w:szCs w:val="26"/>
        </w:rPr>
      </w:pPr>
      <w:r w:rsidRPr="006C5D4D">
        <w:rPr>
          <w:noProof/>
          <w:sz w:val="26"/>
          <w:szCs w:val="26"/>
        </w:rPr>
        <w:t xml:space="preserve">Hệ thống hỗ trợ phát triển công cụ hỗ trợ quản lý dự án và công việc nội bộ được xây dựng dựa trên các phương pháp đã đề cập tại Chương 3. Hệ thống được xây dựng dựa trên mô hình client – server và sử dụng Firebase để lưu trữ thông tin. Phía xây dựng giao </w:t>
      </w:r>
      <w:r w:rsidRPr="006C5D4D">
        <w:rPr>
          <w:noProof/>
          <w:sz w:val="26"/>
          <w:szCs w:val="26"/>
        </w:rPr>
        <w:t>diện tương tác người dùng hệ thống được xây dựng bằng thư viện ReactJS. Máy chủ được xây dựng trên nền tảng NodeJS, thực hiện các yêu cầu từ phía client và thao tác xử lý dữ liệu với Firebase.</w:t>
      </w:r>
    </w:p>
    <w:p w14:paraId="736674FB" w14:textId="77777777" w:rsidR="00482889" w:rsidRPr="006C5D4D" w:rsidRDefault="00DE60BA">
      <w:pPr>
        <w:spacing w:before="120" w:after="120" w:line="312" w:lineRule="auto"/>
        <w:ind w:firstLine="567"/>
        <w:jc w:val="both"/>
        <w:rPr>
          <w:noProof/>
          <w:sz w:val="26"/>
          <w:szCs w:val="26"/>
        </w:rPr>
      </w:pPr>
      <w:r w:rsidRPr="006C5D4D">
        <w:rPr>
          <w:noProof/>
          <w:sz w:val="26"/>
          <w:szCs w:val="26"/>
        </w:rPr>
        <w:t xml:space="preserve">Client giao tiếp với server thông qua các Restful API và server thông qua Google Oauth2 để xác thực thông tin người dùng. Client dùng token nhận được khi đăng nhập xác </w:t>
      </w:r>
      <w:r w:rsidRPr="006C5D4D">
        <w:rPr>
          <w:noProof/>
          <w:sz w:val="26"/>
          <w:szCs w:val="26"/>
        </w:rPr>
        <w:lastRenderedPageBreak/>
        <w:t>thực thông tin để gửi tới phía Server và dùng token này truy cập các dịch vụ API mà Goog</w:t>
      </w:r>
      <w:r w:rsidRPr="006C5D4D">
        <w:rPr>
          <w:noProof/>
          <w:sz w:val="26"/>
          <w:szCs w:val="26"/>
        </w:rPr>
        <w:t>le cung cấp</w:t>
      </w:r>
    </w:p>
    <w:p w14:paraId="3CA2BE17" w14:textId="77777777" w:rsidR="00482889" w:rsidRPr="006C5D4D" w:rsidRDefault="00DE60BA">
      <w:pPr>
        <w:pStyle w:val="Heading2"/>
        <w:rPr>
          <w:noProof/>
          <w:sz w:val="26"/>
          <w:szCs w:val="26"/>
        </w:rPr>
      </w:pPr>
      <w:bookmarkStart w:id="110" w:name="_haapch" w:colFirst="0" w:colLast="0"/>
      <w:bookmarkEnd w:id="110"/>
      <w:r w:rsidRPr="006C5D4D">
        <w:rPr>
          <w:noProof/>
          <w:color w:val="000000"/>
          <w:sz w:val="26"/>
          <w:szCs w:val="26"/>
        </w:rPr>
        <w:t>4.2.</w:t>
      </w:r>
      <w:r w:rsidRPr="006C5D4D">
        <w:rPr>
          <w:noProof/>
          <w:color w:val="000000"/>
          <w:sz w:val="26"/>
          <w:szCs w:val="26"/>
        </w:rPr>
        <w:tab/>
        <w:t>Thiết kế cơ sở dữ liệu</w:t>
      </w:r>
    </w:p>
    <w:p w14:paraId="4A634A67" w14:textId="77777777" w:rsidR="00482889" w:rsidRPr="006C5D4D" w:rsidRDefault="00DE60BA">
      <w:pPr>
        <w:spacing w:before="120" w:after="120" w:line="312" w:lineRule="auto"/>
        <w:ind w:firstLine="562"/>
        <w:rPr>
          <w:noProof/>
          <w:sz w:val="26"/>
          <w:szCs w:val="26"/>
        </w:rPr>
      </w:pPr>
      <w:r w:rsidRPr="006C5D4D">
        <w:rPr>
          <w:noProof/>
          <w:sz w:val="26"/>
          <w:szCs w:val="26"/>
        </w:rPr>
        <w:t>Phần này sẽ mô tả cấu trúc cơ sở dữ liệu cũng như trình bày mô tả chi tiết các bảng có nhiệm vụ chính của hệ thống. Hình dưới đây sẽ trình bày về cấu trúc, quan hệ các bảng trong cơ sở dữ liệu.</w:t>
      </w:r>
    </w:p>
    <w:p w14:paraId="5E2A2749" w14:textId="77777777" w:rsidR="00482889" w:rsidRPr="006C5D4D" w:rsidRDefault="00DE60BA">
      <w:pPr>
        <w:keepNext/>
        <w:pBdr>
          <w:top w:val="nil"/>
          <w:left w:val="nil"/>
          <w:bottom w:val="nil"/>
          <w:right w:val="nil"/>
          <w:between w:val="nil"/>
        </w:pBdr>
        <w:spacing w:line="240" w:lineRule="auto"/>
        <w:jc w:val="center"/>
        <w:rPr>
          <w:noProof/>
        </w:rPr>
      </w:pPr>
      <w:r w:rsidRPr="006C5D4D">
        <w:rPr>
          <w:noProof/>
          <w:color w:val="000000"/>
          <w:sz w:val="26"/>
          <w:szCs w:val="26"/>
        </w:rPr>
        <w:drawing>
          <wp:inline distT="0" distB="0" distL="0" distR="0" wp14:anchorId="7BEE6914" wp14:editId="044222AC">
            <wp:extent cx="5295900" cy="6179820"/>
            <wp:effectExtent l="0" t="0" r="0" b="0"/>
            <wp:docPr id="8" name="image8.png" descr="https://lh4.googleusercontent.com/GLTFQ0UompgGt7riEtGp29xQhwpPQ5Fxpj2lAhGFDup3byQLgmo1WaXBj6DYh6m4OqyGZfJeCuaSx4RAn3DkNovPwzo-PqhzwrCdAh_MG-AJNVwELZOjzV6YjbZgtQ_h1PLYPiTlc0o-I8Xvrg"/>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GLTFQ0UompgGt7riEtGp29xQhwpPQ5Fxpj2lAhGFDup3byQLgmo1WaXBj6DYh6m4OqyGZfJeCuaSx4RAn3DkNovPwzo-PqhzwrCdAh_MG-AJNVwELZOjzV6YjbZgtQ_h1PLYPiTlc0o-I8Xvrg"/>
                    <pic:cNvPicPr preferRelativeResize="0"/>
                  </pic:nvPicPr>
                  <pic:blipFill>
                    <a:blip r:embed="rId47"/>
                    <a:srcRect/>
                    <a:stretch>
                      <a:fillRect/>
                    </a:stretch>
                  </pic:blipFill>
                  <pic:spPr>
                    <a:xfrm>
                      <a:off x="0" y="0"/>
                      <a:ext cx="5295900" cy="6179820"/>
                    </a:xfrm>
                    <a:prstGeom prst="rect">
                      <a:avLst/>
                    </a:prstGeom>
                    <a:ln/>
                  </pic:spPr>
                </pic:pic>
              </a:graphicData>
            </a:graphic>
          </wp:inline>
        </w:drawing>
      </w:r>
    </w:p>
    <w:p w14:paraId="1231FB81"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11" w:name="_319y80a" w:colFirst="0" w:colLast="0"/>
      <w:bookmarkEnd w:id="111"/>
      <w:r w:rsidRPr="006C5D4D">
        <w:rPr>
          <w:i/>
          <w:noProof/>
          <w:color w:val="000000"/>
          <w:sz w:val="22"/>
          <w:szCs w:val="22"/>
        </w:rPr>
        <w:t>Hình 4.2</w:t>
      </w:r>
      <w:r w:rsidRPr="006C5D4D">
        <w:rPr>
          <w:noProof/>
          <w:color w:val="000000"/>
          <w:sz w:val="22"/>
          <w:szCs w:val="22"/>
        </w:rPr>
        <w:t xml:space="preserve"> </w:t>
      </w:r>
      <w:commentRangeStart w:id="112"/>
      <w:r w:rsidRPr="006C5D4D">
        <w:rPr>
          <w:noProof/>
          <w:color w:val="000000"/>
          <w:sz w:val="22"/>
          <w:szCs w:val="22"/>
        </w:rPr>
        <w:t>Cấu trúc cơ</w:t>
      </w:r>
      <w:r w:rsidRPr="006C5D4D">
        <w:rPr>
          <w:noProof/>
          <w:color w:val="000000"/>
          <w:sz w:val="22"/>
          <w:szCs w:val="22"/>
        </w:rPr>
        <w:t xml:space="preserve"> sở dữ liệu</w:t>
      </w:r>
      <w:commentRangeEnd w:id="112"/>
      <w:r w:rsidR="001D7D35">
        <w:rPr>
          <w:rStyle w:val="CommentReference"/>
        </w:rPr>
        <w:commentReference w:id="112"/>
      </w:r>
    </w:p>
    <w:p w14:paraId="228A517E" w14:textId="77777777" w:rsidR="00482889" w:rsidRPr="006C5D4D" w:rsidRDefault="00DE60BA">
      <w:pPr>
        <w:pBdr>
          <w:top w:val="nil"/>
          <w:left w:val="nil"/>
          <w:bottom w:val="nil"/>
          <w:right w:val="nil"/>
          <w:between w:val="nil"/>
        </w:pBdr>
        <w:spacing w:before="120" w:after="120" w:line="312" w:lineRule="auto"/>
        <w:ind w:firstLine="567"/>
        <w:rPr>
          <w:noProof/>
          <w:color w:val="000000"/>
          <w:sz w:val="26"/>
          <w:szCs w:val="26"/>
        </w:rPr>
      </w:pPr>
      <w:r w:rsidRPr="006C5D4D">
        <w:rPr>
          <w:noProof/>
          <w:color w:val="000000"/>
          <w:sz w:val="26"/>
          <w:szCs w:val="26"/>
        </w:rPr>
        <w:lastRenderedPageBreak/>
        <w:t>Hệ thống sử dụng Firebase để lưu trữ cơ sở dữ liệu, dưới đây tôi sẽ trình bày mô tả chi tiết dữ liệu các bảng trong hệ thống.</w:t>
      </w:r>
    </w:p>
    <w:tbl>
      <w:tblPr>
        <w:tblStyle w:val="a1"/>
        <w:tblW w:w="4819" w:type="dxa"/>
        <w:jc w:val="center"/>
        <w:tblLayout w:type="fixed"/>
        <w:tblLook w:val="0400" w:firstRow="0" w:lastRow="0" w:firstColumn="0" w:lastColumn="0" w:noHBand="0" w:noVBand="1"/>
      </w:tblPr>
      <w:tblGrid>
        <w:gridCol w:w="1435"/>
        <w:gridCol w:w="3384"/>
      </w:tblGrid>
      <w:tr w:rsidR="00482889" w:rsidRPr="006C5D4D" w14:paraId="2DDA9F11" w14:textId="77777777">
        <w:trPr>
          <w:trHeight w:val="729"/>
          <w:jc w:val="center"/>
        </w:trPr>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50925"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Tên bảng</w:t>
            </w:r>
          </w:p>
        </w:tc>
        <w:tc>
          <w:tcPr>
            <w:tcW w:w="3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1C9706"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Mô tả</w:t>
            </w:r>
          </w:p>
        </w:tc>
      </w:tr>
      <w:tr w:rsidR="00482889" w:rsidRPr="006C5D4D" w14:paraId="37C615A6" w14:textId="77777777">
        <w:trPr>
          <w:trHeight w:val="700"/>
          <w:jc w:val="center"/>
        </w:trPr>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151981"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User</w:t>
            </w:r>
          </w:p>
        </w:tc>
        <w:tc>
          <w:tcPr>
            <w:tcW w:w="3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804AE5"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Dữ liệu người dùng trong hệ thống</w:t>
            </w:r>
          </w:p>
        </w:tc>
      </w:tr>
      <w:tr w:rsidR="00482889" w:rsidRPr="006C5D4D" w14:paraId="4019C413" w14:textId="77777777">
        <w:trPr>
          <w:trHeight w:val="729"/>
          <w:jc w:val="center"/>
        </w:trPr>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94EB5"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Leave</w:t>
            </w:r>
          </w:p>
        </w:tc>
        <w:tc>
          <w:tcPr>
            <w:tcW w:w="3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8D4195"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Dữ liệu đơn xin nghỉ</w:t>
            </w:r>
          </w:p>
        </w:tc>
      </w:tr>
      <w:tr w:rsidR="00482889" w:rsidRPr="006C5D4D" w14:paraId="783B1FC9" w14:textId="77777777">
        <w:trPr>
          <w:trHeight w:val="729"/>
          <w:jc w:val="center"/>
        </w:trPr>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3E9AA"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Project</w:t>
            </w:r>
          </w:p>
        </w:tc>
        <w:tc>
          <w:tcPr>
            <w:tcW w:w="3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A7F3A6"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Dữ liệu dự án</w:t>
            </w:r>
          </w:p>
        </w:tc>
      </w:tr>
      <w:tr w:rsidR="00482889" w:rsidRPr="006C5D4D" w14:paraId="3AA72C20" w14:textId="77777777">
        <w:trPr>
          <w:trHeight w:val="729"/>
          <w:jc w:val="center"/>
        </w:trPr>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F6539"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Task</w:t>
            </w:r>
          </w:p>
        </w:tc>
        <w:tc>
          <w:tcPr>
            <w:tcW w:w="3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1AF149"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Dữ liệu báo cáo công việc</w:t>
            </w:r>
          </w:p>
        </w:tc>
      </w:tr>
      <w:tr w:rsidR="00482889" w:rsidRPr="006C5D4D" w14:paraId="19850B67" w14:textId="77777777">
        <w:trPr>
          <w:trHeight w:val="700"/>
          <w:jc w:val="center"/>
        </w:trPr>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54A0B7"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Evaluation</w:t>
            </w:r>
          </w:p>
        </w:tc>
        <w:tc>
          <w:tcPr>
            <w:tcW w:w="3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66532" w14:textId="77777777" w:rsidR="00482889" w:rsidRPr="006C5D4D" w:rsidRDefault="00DE60BA">
            <w:pPr>
              <w:keepNext/>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Dữ liệu đánh giá báo cáo</w:t>
            </w:r>
          </w:p>
        </w:tc>
      </w:tr>
    </w:tbl>
    <w:p w14:paraId="201338E6" w14:textId="77777777" w:rsidR="00482889" w:rsidRPr="006C5D4D" w:rsidRDefault="00482889">
      <w:pPr>
        <w:pBdr>
          <w:top w:val="nil"/>
          <w:left w:val="nil"/>
          <w:bottom w:val="nil"/>
          <w:right w:val="nil"/>
          <w:between w:val="nil"/>
        </w:pBdr>
        <w:spacing w:after="200" w:line="240" w:lineRule="auto"/>
        <w:rPr>
          <w:i/>
          <w:noProof/>
          <w:color w:val="1F497D"/>
          <w:sz w:val="18"/>
          <w:szCs w:val="18"/>
        </w:rPr>
      </w:pPr>
    </w:p>
    <w:p w14:paraId="1C7A982A"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13" w:name="_1gf8i83" w:colFirst="0" w:colLast="0"/>
      <w:bookmarkEnd w:id="113"/>
      <w:r w:rsidRPr="006C5D4D">
        <w:rPr>
          <w:i/>
          <w:noProof/>
          <w:color w:val="000000"/>
          <w:sz w:val="22"/>
          <w:szCs w:val="22"/>
        </w:rPr>
        <w:t>Bảng 4.1 Danh sách các bảng trong cơ sở dữ liệu</w:t>
      </w:r>
    </w:p>
    <w:p w14:paraId="262C371C"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i/>
          <w:noProof/>
          <w:color w:val="000000"/>
          <w:sz w:val="26"/>
          <w:szCs w:val="26"/>
        </w:rPr>
        <w:t>Mô tả bảng “User”</w:t>
      </w:r>
    </w:p>
    <w:tbl>
      <w:tblPr>
        <w:tblStyle w:val="a2"/>
        <w:tblW w:w="8123" w:type="dxa"/>
        <w:jc w:val="center"/>
        <w:tblLayout w:type="fixed"/>
        <w:tblLook w:val="0400" w:firstRow="0" w:lastRow="0" w:firstColumn="0" w:lastColumn="0" w:noHBand="0" w:noVBand="1"/>
      </w:tblPr>
      <w:tblGrid>
        <w:gridCol w:w="2096"/>
        <w:gridCol w:w="1481"/>
        <w:gridCol w:w="4546"/>
      </w:tblGrid>
      <w:tr w:rsidR="00482889" w:rsidRPr="006C5D4D" w14:paraId="0B16D708" w14:textId="77777777">
        <w:trPr>
          <w:trHeight w:val="748"/>
          <w:jc w:val="center"/>
        </w:trPr>
        <w:tc>
          <w:tcPr>
            <w:tcW w:w="2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4AFB53"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Tên trường</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9863F0"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Kiểu dữ liệu</w:t>
            </w:r>
          </w:p>
        </w:tc>
        <w:tc>
          <w:tcPr>
            <w:tcW w:w="4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EBE4A"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Mô tả</w:t>
            </w:r>
          </w:p>
        </w:tc>
      </w:tr>
      <w:tr w:rsidR="00482889" w:rsidRPr="006C5D4D" w14:paraId="03344DBA" w14:textId="77777777">
        <w:trPr>
          <w:trHeight w:val="748"/>
          <w:jc w:val="center"/>
        </w:trPr>
        <w:tc>
          <w:tcPr>
            <w:tcW w:w="2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3FF96"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Id</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B0E160"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C30F72"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Định danh người dùng</w:t>
            </w:r>
          </w:p>
        </w:tc>
      </w:tr>
      <w:tr w:rsidR="00482889" w:rsidRPr="006C5D4D" w14:paraId="3D8C45FB" w14:textId="77777777">
        <w:trPr>
          <w:trHeight w:val="718"/>
          <w:jc w:val="center"/>
        </w:trPr>
        <w:tc>
          <w:tcPr>
            <w:tcW w:w="2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968CB9"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First_name</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158DF"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B2E4E"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Tên của người dùng</w:t>
            </w:r>
          </w:p>
        </w:tc>
      </w:tr>
      <w:tr w:rsidR="00482889" w:rsidRPr="006C5D4D" w14:paraId="651E29A2" w14:textId="77777777">
        <w:trPr>
          <w:trHeight w:val="748"/>
          <w:jc w:val="center"/>
        </w:trPr>
        <w:tc>
          <w:tcPr>
            <w:tcW w:w="2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659609"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Last_name</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9A7AB"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22124"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Họ của người dùng</w:t>
            </w:r>
          </w:p>
        </w:tc>
      </w:tr>
      <w:tr w:rsidR="00482889" w:rsidRPr="006C5D4D" w14:paraId="01B18086" w14:textId="77777777">
        <w:trPr>
          <w:trHeight w:val="748"/>
          <w:jc w:val="center"/>
        </w:trPr>
        <w:tc>
          <w:tcPr>
            <w:tcW w:w="2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01799"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Full_name</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62A10"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888DB7"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Tên đầy đủ của người dùng</w:t>
            </w:r>
          </w:p>
        </w:tc>
      </w:tr>
      <w:tr w:rsidR="00482889" w:rsidRPr="006C5D4D" w14:paraId="1D372CD9" w14:textId="77777777">
        <w:trPr>
          <w:trHeight w:val="748"/>
          <w:jc w:val="center"/>
        </w:trPr>
        <w:tc>
          <w:tcPr>
            <w:tcW w:w="2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9C3C65"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Email</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5AC83"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77E274"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Email truy cập của người dùng</w:t>
            </w:r>
          </w:p>
        </w:tc>
      </w:tr>
      <w:tr w:rsidR="00482889" w:rsidRPr="006C5D4D" w14:paraId="4C0BA009" w14:textId="77777777">
        <w:trPr>
          <w:trHeight w:val="718"/>
          <w:jc w:val="center"/>
        </w:trPr>
        <w:tc>
          <w:tcPr>
            <w:tcW w:w="2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C036DA"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Photo_url</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547FA"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7022F"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Link ảnh đại diện</w:t>
            </w:r>
          </w:p>
        </w:tc>
      </w:tr>
      <w:tr w:rsidR="00482889" w:rsidRPr="006C5D4D" w14:paraId="086DD047" w14:textId="77777777">
        <w:trPr>
          <w:trHeight w:val="748"/>
          <w:jc w:val="center"/>
        </w:trPr>
        <w:tc>
          <w:tcPr>
            <w:tcW w:w="2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0766BD"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Role</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FD48F6"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Integer</w:t>
            </w:r>
          </w:p>
        </w:tc>
        <w:tc>
          <w:tcPr>
            <w:tcW w:w="4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E4D937"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Quyền của người dùng trong hệ thống</w:t>
            </w:r>
          </w:p>
        </w:tc>
      </w:tr>
      <w:tr w:rsidR="00482889" w:rsidRPr="006C5D4D" w14:paraId="123A9C8F" w14:textId="77777777">
        <w:trPr>
          <w:trHeight w:val="748"/>
          <w:jc w:val="center"/>
        </w:trPr>
        <w:tc>
          <w:tcPr>
            <w:tcW w:w="2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BD73B"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lastRenderedPageBreak/>
              <w:t>Access_token</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CEF6A"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98E74"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Mã truy cập api của Google</w:t>
            </w:r>
          </w:p>
        </w:tc>
      </w:tr>
      <w:tr w:rsidR="00482889" w:rsidRPr="006C5D4D" w14:paraId="3A31BFD4" w14:textId="77777777">
        <w:trPr>
          <w:trHeight w:val="748"/>
          <w:jc w:val="center"/>
        </w:trPr>
        <w:tc>
          <w:tcPr>
            <w:tcW w:w="2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94D811"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Refresh_token</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1E4EA"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27854D"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Mã làm mới Access_token</w:t>
            </w:r>
          </w:p>
        </w:tc>
      </w:tr>
      <w:tr w:rsidR="00482889" w:rsidRPr="006C5D4D" w14:paraId="67887600" w14:textId="77777777">
        <w:trPr>
          <w:trHeight w:val="748"/>
          <w:jc w:val="center"/>
        </w:trPr>
        <w:tc>
          <w:tcPr>
            <w:tcW w:w="2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99053B"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Number_day_leave</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A5A6A"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Integer</w:t>
            </w:r>
          </w:p>
        </w:tc>
        <w:tc>
          <w:tcPr>
            <w:tcW w:w="4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1B4DE7"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Số ngày nghỉ còn lại của người dùng</w:t>
            </w:r>
          </w:p>
        </w:tc>
      </w:tr>
      <w:tr w:rsidR="00482889" w:rsidRPr="006C5D4D" w14:paraId="05542EDC" w14:textId="77777777">
        <w:trPr>
          <w:trHeight w:val="748"/>
          <w:jc w:val="center"/>
        </w:trPr>
        <w:tc>
          <w:tcPr>
            <w:tcW w:w="20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3CB18"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Project_id</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3438A"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Map</w:t>
            </w:r>
          </w:p>
        </w:tc>
        <w:tc>
          <w:tcPr>
            <w:tcW w:w="4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B2EDA8" w14:textId="77777777" w:rsidR="00482889" w:rsidRPr="006C5D4D" w:rsidRDefault="00DE60BA">
            <w:pPr>
              <w:keepNext/>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Định danh những dự án người dùng tham gia</w:t>
            </w:r>
          </w:p>
        </w:tc>
      </w:tr>
    </w:tbl>
    <w:p w14:paraId="099665D2" w14:textId="77777777" w:rsidR="00482889" w:rsidRPr="006C5D4D" w:rsidRDefault="00482889">
      <w:pPr>
        <w:pBdr>
          <w:top w:val="nil"/>
          <w:left w:val="nil"/>
          <w:bottom w:val="nil"/>
          <w:right w:val="nil"/>
          <w:between w:val="nil"/>
        </w:pBdr>
        <w:spacing w:after="200" w:line="240" w:lineRule="auto"/>
        <w:rPr>
          <w:i/>
          <w:noProof/>
          <w:color w:val="1F497D"/>
          <w:sz w:val="18"/>
          <w:szCs w:val="18"/>
        </w:rPr>
      </w:pPr>
    </w:p>
    <w:p w14:paraId="69CCF018"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14" w:name="_40ew0vw" w:colFirst="0" w:colLast="0"/>
      <w:bookmarkEnd w:id="114"/>
      <w:r w:rsidRPr="006C5D4D">
        <w:rPr>
          <w:i/>
          <w:noProof/>
          <w:color w:val="000000"/>
          <w:sz w:val="22"/>
          <w:szCs w:val="22"/>
        </w:rPr>
        <w:t>Bảng 4.2 Bảng cơ sở dữ liệu người dùng</w:t>
      </w:r>
    </w:p>
    <w:p w14:paraId="7623BB82"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i/>
          <w:noProof/>
          <w:color w:val="000000"/>
          <w:sz w:val="26"/>
          <w:szCs w:val="26"/>
        </w:rPr>
        <w:t>Mô tả bảng “Project”</w:t>
      </w:r>
    </w:p>
    <w:tbl>
      <w:tblPr>
        <w:tblStyle w:val="a3"/>
        <w:tblW w:w="7850" w:type="dxa"/>
        <w:jc w:val="center"/>
        <w:tblLayout w:type="fixed"/>
        <w:tblLook w:val="0400" w:firstRow="0" w:lastRow="0" w:firstColumn="0" w:lastColumn="0" w:noHBand="0" w:noVBand="1"/>
      </w:tblPr>
      <w:tblGrid>
        <w:gridCol w:w="1536"/>
        <w:gridCol w:w="1481"/>
        <w:gridCol w:w="4833"/>
      </w:tblGrid>
      <w:tr w:rsidR="00482889" w:rsidRPr="006C5D4D" w14:paraId="78B21E5B" w14:textId="77777777">
        <w:trPr>
          <w:trHeight w:val="801"/>
          <w:jc w:val="center"/>
        </w:trPr>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DD4E8E"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Tên trường</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B7FD1"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Kiểu dữ liệu</w:t>
            </w:r>
          </w:p>
        </w:tc>
        <w:tc>
          <w:tcPr>
            <w:tcW w:w="48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353C8"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Mô tả</w:t>
            </w:r>
          </w:p>
        </w:tc>
      </w:tr>
      <w:tr w:rsidR="00482889" w:rsidRPr="006C5D4D" w14:paraId="4B13BC05" w14:textId="77777777">
        <w:trPr>
          <w:trHeight w:val="770"/>
          <w:jc w:val="center"/>
        </w:trPr>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38F41"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Id</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B96BE"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8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2C09B"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Định danh dự án</w:t>
            </w:r>
          </w:p>
        </w:tc>
      </w:tr>
      <w:tr w:rsidR="00482889" w:rsidRPr="006C5D4D" w14:paraId="3750E6E8" w14:textId="77777777">
        <w:trPr>
          <w:trHeight w:val="801"/>
          <w:jc w:val="center"/>
        </w:trPr>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20F11E"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Project_name</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EFBEB"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8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A32F0D"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Tên </w:t>
            </w:r>
          </w:p>
        </w:tc>
      </w:tr>
      <w:tr w:rsidR="00482889" w:rsidRPr="006C5D4D" w14:paraId="16E0356D" w14:textId="77777777">
        <w:trPr>
          <w:trHeight w:val="801"/>
          <w:jc w:val="center"/>
        </w:trPr>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71C50"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Url</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C5EE39"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8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0CD48"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Link sản phẩm dự án</w:t>
            </w:r>
          </w:p>
        </w:tc>
      </w:tr>
      <w:tr w:rsidR="00482889" w:rsidRPr="006C5D4D" w14:paraId="7128D62C" w14:textId="77777777">
        <w:trPr>
          <w:trHeight w:val="801"/>
          <w:jc w:val="center"/>
        </w:trPr>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E4A26"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Description</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1F6C72"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8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026AE"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Mô tả về dự án</w:t>
            </w:r>
          </w:p>
        </w:tc>
      </w:tr>
      <w:tr w:rsidR="00482889" w:rsidRPr="006C5D4D" w14:paraId="56FA84FB" w14:textId="77777777">
        <w:trPr>
          <w:trHeight w:val="1061"/>
          <w:jc w:val="center"/>
        </w:trPr>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AD44A7"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Members_id</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F9F73"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Map</w:t>
            </w:r>
          </w:p>
        </w:tc>
        <w:tc>
          <w:tcPr>
            <w:tcW w:w="48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04BE04"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Định danh về những người dùng tham gia dự án</w:t>
            </w:r>
          </w:p>
        </w:tc>
      </w:tr>
      <w:tr w:rsidR="00482889" w:rsidRPr="006C5D4D" w14:paraId="43BDE66C" w14:textId="77777777">
        <w:trPr>
          <w:trHeight w:val="1061"/>
          <w:jc w:val="center"/>
        </w:trPr>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C7E21"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Status</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F95E0"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Boolean</w:t>
            </w:r>
          </w:p>
        </w:tc>
        <w:tc>
          <w:tcPr>
            <w:tcW w:w="48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57CB4" w14:textId="77777777" w:rsidR="00482889" w:rsidRPr="006C5D4D" w:rsidRDefault="00DE60BA">
            <w:pPr>
              <w:keepNext/>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Trạng thái hoạt thộng của dự án</w:t>
            </w:r>
          </w:p>
        </w:tc>
      </w:tr>
    </w:tbl>
    <w:p w14:paraId="673D9FC3" w14:textId="77777777" w:rsidR="00482889" w:rsidRPr="006C5D4D" w:rsidRDefault="00482889">
      <w:pPr>
        <w:pBdr>
          <w:top w:val="nil"/>
          <w:left w:val="nil"/>
          <w:bottom w:val="nil"/>
          <w:right w:val="nil"/>
          <w:between w:val="nil"/>
        </w:pBdr>
        <w:spacing w:after="200" w:line="240" w:lineRule="auto"/>
        <w:rPr>
          <w:i/>
          <w:noProof/>
          <w:color w:val="1F497D"/>
          <w:sz w:val="18"/>
          <w:szCs w:val="18"/>
        </w:rPr>
      </w:pPr>
    </w:p>
    <w:p w14:paraId="4226F693"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15" w:name="_2fk6b3p" w:colFirst="0" w:colLast="0"/>
      <w:bookmarkEnd w:id="115"/>
      <w:r w:rsidRPr="006C5D4D">
        <w:rPr>
          <w:i/>
          <w:noProof/>
          <w:color w:val="000000"/>
          <w:sz w:val="22"/>
          <w:szCs w:val="22"/>
        </w:rPr>
        <w:t>Bảng 4.3 Bảng cơ sở dữ liệu dự án</w:t>
      </w:r>
    </w:p>
    <w:p w14:paraId="6BCE2D1B" w14:textId="77777777" w:rsidR="00482889" w:rsidRPr="006C5D4D" w:rsidRDefault="00DE60BA">
      <w:pPr>
        <w:spacing w:after="240"/>
        <w:rPr>
          <w:noProof/>
          <w:sz w:val="26"/>
          <w:szCs w:val="26"/>
        </w:rPr>
      </w:pPr>
      <w:r w:rsidRPr="006C5D4D">
        <w:rPr>
          <w:noProof/>
          <w:sz w:val="26"/>
          <w:szCs w:val="26"/>
        </w:rPr>
        <w:br/>
      </w:r>
      <w:r w:rsidRPr="006C5D4D">
        <w:rPr>
          <w:noProof/>
          <w:sz w:val="26"/>
          <w:szCs w:val="26"/>
        </w:rPr>
        <w:br/>
      </w:r>
      <w:r w:rsidRPr="006C5D4D">
        <w:rPr>
          <w:noProof/>
          <w:sz w:val="26"/>
          <w:szCs w:val="26"/>
        </w:rPr>
        <w:br/>
      </w:r>
    </w:p>
    <w:p w14:paraId="5FA55E7E"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i/>
          <w:noProof/>
          <w:color w:val="000000"/>
          <w:sz w:val="26"/>
          <w:szCs w:val="26"/>
        </w:rPr>
        <w:lastRenderedPageBreak/>
        <w:t>Mô tả bảng “Task”</w:t>
      </w:r>
    </w:p>
    <w:tbl>
      <w:tblPr>
        <w:tblStyle w:val="a4"/>
        <w:tblW w:w="7621" w:type="dxa"/>
        <w:jc w:val="center"/>
        <w:tblLayout w:type="fixed"/>
        <w:tblLook w:val="0400" w:firstRow="0" w:lastRow="0" w:firstColumn="0" w:lastColumn="0" w:noHBand="0" w:noVBand="1"/>
      </w:tblPr>
      <w:tblGrid>
        <w:gridCol w:w="1795"/>
        <w:gridCol w:w="1288"/>
        <w:gridCol w:w="4538"/>
      </w:tblGrid>
      <w:tr w:rsidR="00482889" w:rsidRPr="006C5D4D" w14:paraId="6B36CA1E" w14:textId="77777777">
        <w:trPr>
          <w:trHeight w:val="701"/>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6E103"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Tên trường</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9316BD"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Kiểu dữ liệu</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C4B05"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Mô tả</w:t>
            </w:r>
          </w:p>
        </w:tc>
      </w:tr>
      <w:tr w:rsidR="00482889" w:rsidRPr="006C5D4D" w14:paraId="5C639244" w14:textId="77777777">
        <w:trPr>
          <w:trHeight w:val="755"/>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F4CFCB"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Id</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471FD"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5EF8C"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Định danh về công việc báo cáo</w:t>
            </w:r>
          </w:p>
        </w:tc>
      </w:tr>
      <w:tr w:rsidR="00482889" w:rsidRPr="006C5D4D" w14:paraId="565B812C" w14:textId="77777777">
        <w:trPr>
          <w:trHeight w:val="710"/>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EF34AF"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Main_task</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C512B0"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6AC02D"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Mô tả ngắn về công việc</w:t>
            </w:r>
          </w:p>
        </w:tc>
      </w:tr>
      <w:tr w:rsidR="00482889" w:rsidRPr="006C5D4D" w14:paraId="2FA76D35" w14:textId="77777777">
        <w:trPr>
          <w:trHeight w:val="719"/>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75485"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Key</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23C7E"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Integer</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7A73C"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Mã báo cáo công việc</w:t>
            </w:r>
          </w:p>
        </w:tc>
      </w:tr>
      <w:tr w:rsidR="00482889" w:rsidRPr="006C5D4D" w14:paraId="73D4EF3D" w14:textId="77777777">
        <w:trPr>
          <w:trHeight w:val="791"/>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155DE0"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Status_id</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F291F"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Integer</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9986CB"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Định danh về trạng thái công việc</w:t>
            </w:r>
          </w:p>
        </w:tc>
      </w:tr>
      <w:tr w:rsidR="00482889" w:rsidRPr="006C5D4D" w14:paraId="2C7FBAC2" w14:textId="77777777">
        <w:trPr>
          <w:trHeight w:val="800"/>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ADAAA"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Difficult_id</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D38DFD"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Integer</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B01C6"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Độ khó của công việc báo cáo</w:t>
            </w:r>
          </w:p>
        </w:tc>
      </w:tr>
      <w:tr w:rsidR="00482889" w:rsidRPr="006C5D4D" w14:paraId="4898757C" w14:textId="77777777">
        <w:trPr>
          <w:trHeight w:val="746"/>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C764D"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Type_report</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328F0"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6452B"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Loại báo cáo</w:t>
            </w:r>
          </w:p>
        </w:tc>
      </w:tr>
      <w:tr w:rsidR="00482889" w:rsidRPr="006C5D4D" w14:paraId="3184426E" w14:textId="77777777">
        <w:trPr>
          <w:trHeight w:val="710"/>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E00159"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Type_task</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06B00"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5DDA1"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Loại công việc báo cáo</w:t>
            </w:r>
          </w:p>
        </w:tc>
      </w:tr>
      <w:tr w:rsidR="00482889" w:rsidRPr="006C5D4D" w14:paraId="695BF9D9" w14:textId="77777777">
        <w:trPr>
          <w:trHeight w:val="683"/>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540BD"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Evaluate_id</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C17724"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Integer</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0469CE"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Định danh đánh giá báo cáo công việc</w:t>
            </w:r>
          </w:p>
        </w:tc>
      </w:tr>
      <w:tr w:rsidR="00482889" w:rsidRPr="006C5D4D" w14:paraId="1AE136AE" w14:textId="77777777">
        <w:trPr>
          <w:trHeight w:val="881"/>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8CD6E6"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Deadline_date</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CD999"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Datetime</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D48438"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Thời hạn hoàn thành công việc</w:t>
            </w:r>
          </w:p>
        </w:tc>
      </w:tr>
      <w:tr w:rsidR="00482889" w:rsidRPr="006C5D4D" w14:paraId="0071AA36" w14:textId="77777777">
        <w:trPr>
          <w:trHeight w:val="809"/>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FB7EFC"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Created_date</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437837"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Datetime</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67BAB0"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Thời gian tạo báo cáo</w:t>
            </w:r>
          </w:p>
        </w:tc>
      </w:tr>
      <w:tr w:rsidR="00482889" w:rsidRPr="006C5D4D" w14:paraId="32D91401" w14:textId="77777777">
        <w:trPr>
          <w:trHeight w:val="971"/>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9B9CE8"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Actual_date</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F281B"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Datetime</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25F26"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Thời gian hoàn thành công việc trong thực tế</w:t>
            </w:r>
          </w:p>
        </w:tc>
      </w:tr>
      <w:tr w:rsidR="00482889" w:rsidRPr="006C5D4D" w14:paraId="331FF58A" w14:textId="77777777">
        <w:trPr>
          <w:trHeight w:val="809"/>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E12867"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Projetc_id</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7E08A"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Integer</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CE0845"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Định danh dự án chứa công việc báo cáo</w:t>
            </w:r>
          </w:p>
        </w:tc>
      </w:tr>
      <w:tr w:rsidR="00482889" w:rsidRPr="006C5D4D" w14:paraId="6003C5E2" w14:textId="77777777">
        <w:trPr>
          <w:trHeight w:val="791"/>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B8AFE"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Creator_id</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026A2"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Integer</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C71880"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Định danh người tạo báo cáo</w:t>
            </w:r>
          </w:p>
        </w:tc>
      </w:tr>
      <w:tr w:rsidR="00482889" w:rsidRPr="006C5D4D" w14:paraId="4EA59808" w14:textId="77777777">
        <w:trPr>
          <w:trHeight w:val="864"/>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CB51B6"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Assignee_id</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A6818"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Integer</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48244E"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Định danh người được chỉ định báo cáo</w:t>
            </w:r>
          </w:p>
        </w:tc>
      </w:tr>
      <w:tr w:rsidR="00482889" w:rsidRPr="006C5D4D" w14:paraId="6CC99053" w14:textId="77777777">
        <w:trPr>
          <w:trHeight w:val="791"/>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C640A0"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lastRenderedPageBreak/>
              <w:t>File_drive_id</w:t>
            </w:r>
          </w:p>
        </w:tc>
        <w:tc>
          <w:tcPr>
            <w:tcW w:w="1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AA0C2B"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1C9DB" w14:textId="77777777" w:rsidR="00482889" w:rsidRPr="006C5D4D" w:rsidRDefault="00DE60BA">
            <w:pPr>
              <w:keepNext/>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Định danh tới Google drive</w:t>
            </w:r>
          </w:p>
        </w:tc>
      </w:tr>
    </w:tbl>
    <w:p w14:paraId="0BB2C215" w14:textId="77777777" w:rsidR="00482889" w:rsidRPr="006C5D4D" w:rsidRDefault="00482889">
      <w:pPr>
        <w:pBdr>
          <w:top w:val="nil"/>
          <w:left w:val="nil"/>
          <w:bottom w:val="nil"/>
          <w:right w:val="nil"/>
          <w:between w:val="nil"/>
        </w:pBdr>
        <w:spacing w:after="200" w:line="240" w:lineRule="auto"/>
        <w:rPr>
          <w:i/>
          <w:noProof/>
          <w:color w:val="1F497D"/>
          <w:sz w:val="18"/>
          <w:szCs w:val="18"/>
        </w:rPr>
      </w:pPr>
    </w:p>
    <w:p w14:paraId="63CC51E7"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16" w:name="_upglbi" w:colFirst="0" w:colLast="0"/>
      <w:bookmarkEnd w:id="116"/>
      <w:r w:rsidRPr="006C5D4D">
        <w:rPr>
          <w:i/>
          <w:noProof/>
          <w:color w:val="000000"/>
          <w:sz w:val="22"/>
          <w:szCs w:val="22"/>
        </w:rPr>
        <w:t>Bảng 4.4 Bảng cơ sở dữ liệu báo cáo công việc</w:t>
      </w:r>
    </w:p>
    <w:p w14:paraId="306F068D"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noProof/>
          <w:color w:val="000000"/>
          <w:sz w:val="26"/>
          <w:szCs w:val="26"/>
        </w:rPr>
        <w:br/>
      </w:r>
      <w:r w:rsidRPr="006C5D4D">
        <w:rPr>
          <w:noProof/>
          <w:color w:val="000000"/>
          <w:sz w:val="26"/>
          <w:szCs w:val="26"/>
        </w:rPr>
        <w:br/>
      </w:r>
    </w:p>
    <w:p w14:paraId="2E5B1DD3" w14:textId="77777777" w:rsidR="00482889" w:rsidRPr="006C5D4D" w:rsidRDefault="00DE60BA">
      <w:pPr>
        <w:pBdr>
          <w:top w:val="nil"/>
          <w:left w:val="nil"/>
          <w:bottom w:val="nil"/>
          <w:right w:val="nil"/>
          <w:between w:val="nil"/>
        </w:pBdr>
        <w:spacing w:line="240" w:lineRule="auto"/>
        <w:rPr>
          <w:b/>
          <w:i/>
          <w:noProof/>
          <w:color w:val="000000"/>
          <w:sz w:val="26"/>
          <w:szCs w:val="26"/>
        </w:rPr>
      </w:pPr>
      <w:r w:rsidRPr="006C5D4D">
        <w:rPr>
          <w:b/>
          <w:i/>
          <w:noProof/>
          <w:color w:val="000000"/>
          <w:sz w:val="26"/>
          <w:szCs w:val="26"/>
        </w:rPr>
        <w:t>Mô tả bảng “Evaluate”</w:t>
      </w:r>
    </w:p>
    <w:tbl>
      <w:tblPr>
        <w:tblStyle w:val="a5"/>
        <w:tblW w:w="7117" w:type="dxa"/>
        <w:jc w:val="center"/>
        <w:tblLayout w:type="fixed"/>
        <w:tblLook w:val="0400" w:firstRow="0" w:lastRow="0" w:firstColumn="0" w:lastColumn="0" w:noHBand="0" w:noVBand="1"/>
      </w:tblPr>
      <w:tblGrid>
        <w:gridCol w:w="1393"/>
        <w:gridCol w:w="1481"/>
        <w:gridCol w:w="4243"/>
      </w:tblGrid>
      <w:tr w:rsidR="00482889" w:rsidRPr="006C5D4D" w14:paraId="6E0AF347" w14:textId="77777777">
        <w:trPr>
          <w:trHeight w:val="612"/>
          <w:jc w:val="center"/>
        </w:trPr>
        <w:tc>
          <w:tcPr>
            <w:tcW w:w="1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93EFE1"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Tên trường</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668ED6"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Kiểu dữ liệu</w:t>
            </w:r>
          </w:p>
        </w:tc>
        <w:tc>
          <w:tcPr>
            <w:tcW w:w="4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28A93"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Mô tả</w:t>
            </w:r>
          </w:p>
        </w:tc>
      </w:tr>
      <w:tr w:rsidR="00482889" w:rsidRPr="006C5D4D" w14:paraId="26D31E9D" w14:textId="77777777">
        <w:trPr>
          <w:trHeight w:val="800"/>
          <w:jc w:val="center"/>
        </w:trPr>
        <w:tc>
          <w:tcPr>
            <w:tcW w:w="1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3EEBE"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Id</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AC3EB"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AE07D"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Định danh đánh giá</w:t>
            </w:r>
          </w:p>
        </w:tc>
      </w:tr>
      <w:tr w:rsidR="00482889" w:rsidRPr="006C5D4D" w14:paraId="4957FBD6" w14:textId="77777777">
        <w:trPr>
          <w:trHeight w:val="773"/>
          <w:jc w:val="center"/>
        </w:trPr>
        <w:tc>
          <w:tcPr>
            <w:tcW w:w="1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A229D"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Task_id</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E8FA5"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95FAC"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Định danh công việc được đánh giá</w:t>
            </w:r>
          </w:p>
        </w:tc>
      </w:tr>
      <w:tr w:rsidR="00482889" w:rsidRPr="006C5D4D" w14:paraId="2E442F13" w14:textId="77777777">
        <w:trPr>
          <w:trHeight w:val="800"/>
          <w:jc w:val="center"/>
        </w:trPr>
        <w:tc>
          <w:tcPr>
            <w:tcW w:w="1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651CFA"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Status</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1593A9"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Boolean</w:t>
            </w:r>
          </w:p>
        </w:tc>
        <w:tc>
          <w:tcPr>
            <w:tcW w:w="4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EA95D"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Trạng thái đánh giá của báo cáo</w:t>
            </w:r>
          </w:p>
        </w:tc>
      </w:tr>
      <w:tr w:rsidR="00482889" w:rsidRPr="006C5D4D" w14:paraId="2085CBB0" w14:textId="77777777">
        <w:trPr>
          <w:trHeight w:val="791"/>
          <w:jc w:val="center"/>
        </w:trPr>
        <w:tc>
          <w:tcPr>
            <w:tcW w:w="1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CEC106"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Feedback</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CFC3D7"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905F2"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Phản hổi từ người đánh giá</w:t>
            </w:r>
          </w:p>
        </w:tc>
      </w:tr>
      <w:tr w:rsidR="00482889" w:rsidRPr="006C5D4D" w14:paraId="43522893" w14:textId="77777777">
        <w:trPr>
          <w:trHeight w:val="899"/>
          <w:jc w:val="center"/>
        </w:trPr>
        <w:tc>
          <w:tcPr>
            <w:tcW w:w="1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E3F04F"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Comment</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6EA95"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4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E20E79" w14:textId="77777777" w:rsidR="00482889" w:rsidRPr="006C5D4D" w:rsidRDefault="00DE60BA">
            <w:pPr>
              <w:keepNext/>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Bình luận từ người làm công việc báo cáo</w:t>
            </w:r>
          </w:p>
        </w:tc>
      </w:tr>
    </w:tbl>
    <w:p w14:paraId="41EB6977" w14:textId="77777777" w:rsidR="00482889" w:rsidRPr="006C5D4D" w:rsidRDefault="00482889">
      <w:pPr>
        <w:pBdr>
          <w:top w:val="nil"/>
          <w:left w:val="nil"/>
          <w:bottom w:val="nil"/>
          <w:right w:val="nil"/>
          <w:between w:val="nil"/>
        </w:pBdr>
        <w:spacing w:after="200" w:line="240" w:lineRule="auto"/>
        <w:jc w:val="center"/>
        <w:rPr>
          <w:i/>
          <w:noProof/>
          <w:color w:val="000000"/>
          <w:sz w:val="22"/>
          <w:szCs w:val="22"/>
        </w:rPr>
      </w:pPr>
    </w:p>
    <w:p w14:paraId="7F39E0CE"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17" w:name="_3ep43zb" w:colFirst="0" w:colLast="0"/>
      <w:bookmarkEnd w:id="117"/>
      <w:r w:rsidRPr="006C5D4D">
        <w:rPr>
          <w:i/>
          <w:noProof/>
          <w:color w:val="000000"/>
          <w:sz w:val="22"/>
          <w:szCs w:val="22"/>
        </w:rPr>
        <w:t>Bảng 4.5 Bảng cơ sở dữ liệu đánh giá nhân viên</w:t>
      </w:r>
    </w:p>
    <w:p w14:paraId="6A723239"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i/>
          <w:noProof/>
          <w:color w:val="000000"/>
          <w:sz w:val="26"/>
          <w:szCs w:val="26"/>
        </w:rPr>
        <w:t>Mô tả bảng “Leave”</w:t>
      </w:r>
    </w:p>
    <w:tbl>
      <w:tblPr>
        <w:tblStyle w:val="a6"/>
        <w:tblW w:w="6740" w:type="dxa"/>
        <w:jc w:val="center"/>
        <w:tblLayout w:type="fixed"/>
        <w:tblLook w:val="0400" w:firstRow="0" w:lastRow="0" w:firstColumn="0" w:lastColumn="0" w:noHBand="0" w:noVBand="1"/>
      </w:tblPr>
      <w:tblGrid>
        <w:gridCol w:w="1795"/>
        <w:gridCol w:w="1289"/>
        <w:gridCol w:w="3656"/>
      </w:tblGrid>
      <w:tr w:rsidR="00482889" w:rsidRPr="006C5D4D" w14:paraId="67C6EFC3" w14:textId="77777777">
        <w:trPr>
          <w:trHeight w:val="635"/>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DAA6C"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Tên trường</w:t>
            </w:r>
          </w:p>
        </w:tc>
        <w:tc>
          <w:tcPr>
            <w:tcW w:w="1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7FB26C"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Kiểu dữ liệu</w:t>
            </w:r>
          </w:p>
        </w:tc>
        <w:tc>
          <w:tcPr>
            <w:tcW w:w="3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CB41F"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b/>
                <w:noProof/>
                <w:color w:val="000000"/>
                <w:sz w:val="26"/>
                <w:szCs w:val="26"/>
              </w:rPr>
              <w:t>Mô tả</w:t>
            </w:r>
          </w:p>
        </w:tc>
      </w:tr>
      <w:tr w:rsidR="00482889" w:rsidRPr="006C5D4D" w14:paraId="1F815A49" w14:textId="77777777">
        <w:trPr>
          <w:trHeight w:val="809"/>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8F843"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Uid</w:t>
            </w:r>
          </w:p>
        </w:tc>
        <w:tc>
          <w:tcPr>
            <w:tcW w:w="1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8F5CF"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3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4AED60"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Định danh người dùng xin nghỉ</w:t>
            </w:r>
          </w:p>
        </w:tc>
      </w:tr>
      <w:tr w:rsidR="00482889" w:rsidRPr="006C5D4D" w14:paraId="311B3B9C" w14:textId="77777777">
        <w:trPr>
          <w:trHeight w:val="800"/>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17744"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Display_name</w:t>
            </w:r>
          </w:p>
        </w:tc>
        <w:tc>
          <w:tcPr>
            <w:tcW w:w="1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92FE3"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3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EFC8C"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Tên người dùng xin nghỉ</w:t>
            </w:r>
          </w:p>
        </w:tc>
      </w:tr>
      <w:tr w:rsidR="00482889" w:rsidRPr="006C5D4D" w14:paraId="60E9B27C" w14:textId="77777777">
        <w:trPr>
          <w:trHeight w:val="782"/>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CAA4B7"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Email</w:t>
            </w:r>
          </w:p>
        </w:tc>
        <w:tc>
          <w:tcPr>
            <w:tcW w:w="1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DF78C"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String</w:t>
            </w:r>
          </w:p>
        </w:tc>
        <w:tc>
          <w:tcPr>
            <w:tcW w:w="3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AE5B19"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Email người dùng xin nghỉ</w:t>
            </w:r>
          </w:p>
        </w:tc>
      </w:tr>
      <w:tr w:rsidR="00482889" w:rsidRPr="006C5D4D" w14:paraId="7BBD04E5" w14:textId="77777777">
        <w:trPr>
          <w:trHeight w:val="764"/>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71282D"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lastRenderedPageBreak/>
              <w:t>Type_leave</w:t>
            </w:r>
          </w:p>
        </w:tc>
        <w:tc>
          <w:tcPr>
            <w:tcW w:w="1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EF3C2"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Integer</w:t>
            </w:r>
          </w:p>
        </w:tc>
        <w:tc>
          <w:tcPr>
            <w:tcW w:w="3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A0FCE"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Loại đơn xin nghỉ</w:t>
            </w:r>
          </w:p>
        </w:tc>
      </w:tr>
      <w:tr w:rsidR="00482889" w:rsidRPr="006C5D4D" w14:paraId="05BDD352" w14:textId="77777777">
        <w:trPr>
          <w:trHeight w:val="1025"/>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71D073"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Status</w:t>
            </w:r>
          </w:p>
        </w:tc>
        <w:tc>
          <w:tcPr>
            <w:tcW w:w="1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68267"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Integer</w:t>
            </w:r>
          </w:p>
        </w:tc>
        <w:tc>
          <w:tcPr>
            <w:tcW w:w="3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56CDB"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Trạng thái hiện tại của đơn xin nghỉ</w:t>
            </w:r>
          </w:p>
        </w:tc>
      </w:tr>
      <w:tr w:rsidR="00482889" w:rsidRPr="006C5D4D" w14:paraId="77D6CC14" w14:textId="77777777">
        <w:trPr>
          <w:trHeight w:val="800"/>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60A862"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From_date</w:t>
            </w:r>
          </w:p>
        </w:tc>
        <w:tc>
          <w:tcPr>
            <w:tcW w:w="1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28AF43"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Datetime</w:t>
            </w:r>
          </w:p>
        </w:tc>
        <w:tc>
          <w:tcPr>
            <w:tcW w:w="3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D87A40"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Thời gian bắt đầu nghỉ</w:t>
            </w:r>
          </w:p>
        </w:tc>
      </w:tr>
      <w:tr w:rsidR="00482889" w:rsidRPr="006C5D4D" w14:paraId="6D799D89" w14:textId="77777777">
        <w:trPr>
          <w:trHeight w:val="791"/>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00B83"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To_date</w:t>
            </w:r>
          </w:p>
        </w:tc>
        <w:tc>
          <w:tcPr>
            <w:tcW w:w="1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657F7"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Datetime</w:t>
            </w:r>
          </w:p>
        </w:tc>
        <w:tc>
          <w:tcPr>
            <w:tcW w:w="3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95B1F"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Thời gian kết thúc nghỉ</w:t>
            </w:r>
          </w:p>
        </w:tc>
      </w:tr>
      <w:tr w:rsidR="00482889" w:rsidRPr="006C5D4D" w14:paraId="7E6DF5CE" w14:textId="77777777">
        <w:trPr>
          <w:trHeight w:val="728"/>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9D7279"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Post_date</w:t>
            </w:r>
          </w:p>
        </w:tc>
        <w:tc>
          <w:tcPr>
            <w:tcW w:w="1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3D86C4"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Datetime</w:t>
            </w:r>
          </w:p>
        </w:tc>
        <w:tc>
          <w:tcPr>
            <w:tcW w:w="3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67DBF3"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Thời gian gửi yêu cầu xin nghỉ</w:t>
            </w:r>
          </w:p>
        </w:tc>
      </w:tr>
      <w:tr w:rsidR="00482889" w:rsidRPr="006C5D4D" w14:paraId="3C734A55" w14:textId="77777777">
        <w:trPr>
          <w:trHeight w:val="791"/>
          <w:jc w:val="center"/>
        </w:trPr>
        <w:tc>
          <w:tcPr>
            <w:tcW w:w="1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7BDBD7"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Time_leave</w:t>
            </w:r>
          </w:p>
        </w:tc>
        <w:tc>
          <w:tcPr>
            <w:tcW w:w="12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DB89F" w14:textId="77777777" w:rsidR="00482889" w:rsidRPr="006C5D4D" w:rsidRDefault="00DE60BA">
            <w:pPr>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Integer</w:t>
            </w:r>
          </w:p>
        </w:tc>
        <w:tc>
          <w:tcPr>
            <w:tcW w:w="3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08CB8" w14:textId="77777777" w:rsidR="00482889" w:rsidRPr="006C5D4D" w:rsidRDefault="00DE60BA">
            <w:pPr>
              <w:keepNext/>
              <w:pBdr>
                <w:top w:val="nil"/>
                <w:left w:val="nil"/>
                <w:bottom w:val="nil"/>
                <w:right w:val="nil"/>
                <w:between w:val="nil"/>
              </w:pBdr>
              <w:spacing w:before="240" w:after="0" w:line="240" w:lineRule="auto"/>
              <w:rPr>
                <w:noProof/>
                <w:color w:val="000000"/>
                <w:sz w:val="26"/>
                <w:szCs w:val="26"/>
              </w:rPr>
            </w:pPr>
            <w:r w:rsidRPr="006C5D4D">
              <w:rPr>
                <w:noProof/>
                <w:color w:val="000000"/>
                <w:sz w:val="26"/>
                <w:szCs w:val="26"/>
              </w:rPr>
              <w:t>Tổng thời gian nghỉ</w:t>
            </w:r>
          </w:p>
        </w:tc>
      </w:tr>
    </w:tbl>
    <w:p w14:paraId="2DF77067" w14:textId="77777777" w:rsidR="00482889" w:rsidRPr="006C5D4D" w:rsidRDefault="00482889">
      <w:pPr>
        <w:pBdr>
          <w:top w:val="nil"/>
          <w:left w:val="nil"/>
          <w:bottom w:val="nil"/>
          <w:right w:val="nil"/>
          <w:between w:val="nil"/>
        </w:pBdr>
        <w:spacing w:after="200" w:line="240" w:lineRule="auto"/>
        <w:rPr>
          <w:i/>
          <w:noProof/>
          <w:color w:val="1F497D"/>
          <w:sz w:val="18"/>
          <w:szCs w:val="18"/>
        </w:rPr>
      </w:pPr>
    </w:p>
    <w:p w14:paraId="089FEAE0"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18" w:name="_1tuee74" w:colFirst="0" w:colLast="0"/>
      <w:bookmarkEnd w:id="118"/>
      <w:r w:rsidRPr="006C5D4D">
        <w:rPr>
          <w:i/>
          <w:noProof/>
          <w:color w:val="000000"/>
          <w:sz w:val="22"/>
          <w:szCs w:val="22"/>
        </w:rPr>
        <w:t>Bảng 4.6 Bảng cơ sở dữ liệu xin nghỉ</w:t>
      </w:r>
    </w:p>
    <w:p w14:paraId="7A02437A" w14:textId="77777777" w:rsidR="00482889" w:rsidRPr="006C5D4D" w:rsidRDefault="00DE60BA">
      <w:pPr>
        <w:pStyle w:val="Heading2"/>
        <w:rPr>
          <w:noProof/>
          <w:sz w:val="26"/>
          <w:szCs w:val="26"/>
        </w:rPr>
      </w:pPr>
      <w:bookmarkStart w:id="119" w:name="_4du1wux" w:colFirst="0" w:colLast="0"/>
      <w:bookmarkEnd w:id="119"/>
      <w:r w:rsidRPr="006C5D4D">
        <w:rPr>
          <w:noProof/>
          <w:color w:val="000000"/>
          <w:sz w:val="26"/>
          <w:szCs w:val="26"/>
        </w:rPr>
        <w:t>4.3. Cài đặt hệ thống</w:t>
      </w:r>
    </w:p>
    <w:p w14:paraId="43E390B0" w14:textId="77777777" w:rsidR="00482889" w:rsidRPr="006C5D4D" w:rsidRDefault="00DE60BA">
      <w:pPr>
        <w:spacing w:before="120" w:after="120" w:line="312" w:lineRule="auto"/>
        <w:ind w:firstLine="562"/>
        <w:jc w:val="both"/>
        <w:rPr>
          <w:noProof/>
          <w:sz w:val="26"/>
          <w:szCs w:val="26"/>
        </w:rPr>
      </w:pPr>
      <w:r w:rsidRPr="006C5D4D">
        <w:rPr>
          <w:noProof/>
          <w:sz w:val="26"/>
          <w:szCs w:val="26"/>
        </w:rPr>
        <w:t>Dựa trên những phân tích và thiết kế hệ thống ở chương bốn, chương này sẽ giới thiệu cách triển khai và kiểm thử hệ thống phát triển công cụ hỗ trợ quản lý dự án và công việc nội bộ. Cấu trúc mã nguồn hệ thống được tích hợp cả client và server trên cùng mộ</w:t>
      </w:r>
      <w:r w:rsidRPr="006C5D4D">
        <w:rPr>
          <w:noProof/>
          <w:sz w:val="26"/>
          <w:szCs w:val="26"/>
        </w:rPr>
        <w:t>t thư mục dự án. Điều này giúp cho việc thao tác, cũng như lập trình các thành phần chức năng của hệ thống trở lên thuận tiện hơn.</w:t>
      </w:r>
    </w:p>
    <w:p w14:paraId="0C328309" w14:textId="77777777" w:rsidR="00482889" w:rsidRPr="006C5D4D" w:rsidRDefault="00482889">
      <w:pPr>
        <w:spacing w:before="120" w:after="120" w:line="312" w:lineRule="auto"/>
        <w:ind w:firstLine="562"/>
        <w:jc w:val="both"/>
        <w:rPr>
          <w:noProof/>
          <w:sz w:val="26"/>
          <w:szCs w:val="26"/>
        </w:rPr>
      </w:pPr>
    </w:p>
    <w:p w14:paraId="08D9B49C" w14:textId="77777777" w:rsidR="00482889" w:rsidRPr="006C5D4D" w:rsidRDefault="00482889">
      <w:pPr>
        <w:spacing w:before="120" w:after="120" w:line="312" w:lineRule="auto"/>
        <w:ind w:firstLine="562"/>
        <w:jc w:val="both"/>
        <w:rPr>
          <w:noProof/>
          <w:sz w:val="26"/>
          <w:szCs w:val="26"/>
        </w:rPr>
      </w:pPr>
    </w:p>
    <w:p w14:paraId="22F26AF6" w14:textId="77777777" w:rsidR="00482889" w:rsidRPr="006C5D4D" w:rsidRDefault="00482889">
      <w:pPr>
        <w:spacing w:before="120" w:after="120" w:line="312" w:lineRule="auto"/>
        <w:ind w:firstLine="562"/>
        <w:jc w:val="both"/>
        <w:rPr>
          <w:noProof/>
          <w:sz w:val="26"/>
          <w:szCs w:val="26"/>
        </w:rPr>
      </w:pPr>
    </w:p>
    <w:p w14:paraId="48FE323D" w14:textId="77777777" w:rsidR="00482889" w:rsidRPr="006C5D4D" w:rsidRDefault="00482889">
      <w:pPr>
        <w:spacing w:before="120" w:after="120" w:line="312" w:lineRule="auto"/>
        <w:ind w:firstLine="562"/>
        <w:jc w:val="both"/>
        <w:rPr>
          <w:noProof/>
          <w:sz w:val="26"/>
          <w:szCs w:val="26"/>
        </w:rPr>
      </w:pPr>
    </w:p>
    <w:p w14:paraId="5ADA23F4" w14:textId="77777777" w:rsidR="00482889" w:rsidRPr="006C5D4D" w:rsidRDefault="00482889">
      <w:pPr>
        <w:spacing w:before="120" w:after="120" w:line="312" w:lineRule="auto"/>
        <w:ind w:firstLine="562"/>
        <w:jc w:val="both"/>
        <w:rPr>
          <w:noProof/>
          <w:sz w:val="26"/>
          <w:szCs w:val="26"/>
        </w:rPr>
      </w:pPr>
    </w:p>
    <w:p w14:paraId="7DA220A7" w14:textId="77777777" w:rsidR="00482889" w:rsidRPr="006C5D4D" w:rsidRDefault="00482889">
      <w:pPr>
        <w:spacing w:before="120" w:after="120" w:line="312" w:lineRule="auto"/>
        <w:ind w:firstLine="562"/>
        <w:jc w:val="both"/>
        <w:rPr>
          <w:noProof/>
          <w:sz w:val="26"/>
          <w:szCs w:val="26"/>
        </w:rPr>
      </w:pPr>
    </w:p>
    <w:p w14:paraId="4FCB9EC7" w14:textId="77777777" w:rsidR="00482889" w:rsidRPr="006C5D4D" w:rsidRDefault="00482889">
      <w:pPr>
        <w:spacing w:before="120" w:after="120" w:line="312" w:lineRule="auto"/>
        <w:ind w:firstLine="562"/>
        <w:jc w:val="both"/>
        <w:rPr>
          <w:noProof/>
          <w:sz w:val="26"/>
          <w:szCs w:val="26"/>
        </w:rPr>
      </w:pPr>
    </w:p>
    <w:p w14:paraId="519718BA" w14:textId="77777777" w:rsidR="00482889" w:rsidRPr="006C5D4D" w:rsidRDefault="00482889">
      <w:pPr>
        <w:spacing w:before="120" w:after="120" w:line="312" w:lineRule="auto"/>
        <w:ind w:firstLine="562"/>
        <w:jc w:val="both"/>
        <w:rPr>
          <w:noProof/>
          <w:sz w:val="26"/>
          <w:szCs w:val="26"/>
        </w:rPr>
      </w:pPr>
    </w:p>
    <w:p w14:paraId="2C9C68A5" w14:textId="77777777" w:rsidR="00482889" w:rsidRPr="006C5D4D" w:rsidRDefault="00DE60BA">
      <w:pPr>
        <w:pStyle w:val="Heading3"/>
        <w:rPr>
          <w:noProof/>
          <w:sz w:val="26"/>
          <w:szCs w:val="26"/>
        </w:rPr>
      </w:pPr>
      <w:bookmarkStart w:id="120" w:name="_2szc72q" w:colFirst="0" w:colLast="0"/>
      <w:bookmarkEnd w:id="120"/>
      <w:r w:rsidRPr="006C5D4D">
        <w:rPr>
          <w:noProof/>
          <w:color w:val="000000"/>
          <w:sz w:val="26"/>
          <w:szCs w:val="26"/>
        </w:rPr>
        <w:lastRenderedPageBreak/>
        <w:t xml:space="preserve">4.3.1. Xây dựng cấu trúc hệ </w:t>
      </w:r>
      <w:commentRangeStart w:id="121"/>
      <w:r w:rsidRPr="006C5D4D">
        <w:rPr>
          <w:noProof/>
          <w:color w:val="000000"/>
          <w:sz w:val="26"/>
          <w:szCs w:val="26"/>
        </w:rPr>
        <w:t>thống</w:t>
      </w:r>
      <w:commentRangeEnd w:id="121"/>
      <w:r w:rsidR="00374231">
        <w:rPr>
          <w:rStyle w:val="CommentReference"/>
          <w:b w:val="0"/>
        </w:rPr>
        <w:commentReference w:id="121"/>
      </w:r>
    </w:p>
    <w:p w14:paraId="076749F4" w14:textId="77777777" w:rsidR="00482889" w:rsidRPr="006C5D4D" w:rsidRDefault="00482889">
      <w:pPr>
        <w:rPr>
          <w:noProof/>
          <w:sz w:val="26"/>
          <w:szCs w:val="26"/>
        </w:rPr>
      </w:pPr>
    </w:p>
    <w:p w14:paraId="208CB81C" w14:textId="77777777" w:rsidR="00482889" w:rsidRPr="006C5D4D" w:rsidRDefault="00DE60BA">
      <w:pPr>
        <w:keepNext/>
        <w:pBdr>
          <w:top w:val="nil"/>
          <w:left w:val="nil"/>
          <w:bottom w:val="nil"/>
          <w:right w:val="nil"/>
          <w:between w:val="nil"/>
        </w:pBdr>
        <w:spacing w:line="240" w:lineRule="auto"/>
        <w:jc w:val="center"/>
        <w:rPr>
          <w:noProof/>
        </w:rPr>
      </w:pPr>
      <w:r w:rsidRPr="006C5D4D">
        <w:rPr>
          <w:noProof/>
          <w:color w:val="000000"/>
          <w:sz w:val="26"/>
          <w:szCs w:val="26"/>
        </w:rPr>
        <w:drawing>
          <wp:inline distT="0" distB="0" distL="0" distR="0" wp14:anchorId="7838E471" wp14:editId="39A0B997">
            <wp:extent cx="3893820" cy="7399020"/>
            <wp:effectExtent l="0" t="0" r="0" b="0"/>
            <wp:docPr id="9" name="image9.png" descr="https://lh3.googleusercontent.com/WH2zA1Ep0sMrzqWUob4LMKM-fZZdgVq5IvClr9bhlCKBvaWJ73C2LkatMaP1V3zcIa2P4k95isV9nlHFDpnGIzmEqy8caP2sYkmb0y8y4aFGdLIev6yw0QTAXMRHlFHgi2aHEswT_uu4x4nF3A"/>
            <wp:cNvGraphicFramePr/>
            <a:graphic xmlns:a="http://schemas.openxmlformats.org/drawingml/2006/main">
              <a:graphicData uri="http://schemas.openxmlformats.org/drawingml/2006/picture">
                <pic:pic xmlns:pic="http://schemas.openxmlformats.org/drawingml/2006/picture">
                  <pic:nvPicPr>
                    <pic:cNvPr id="0" name="image9.png" descr="https://lh3.googleusercontent.com/WH2zA1Ep0sMrzqWUob4LMKM-fZZdgVq5IvClr9bhlCKBvaWJ73C2LkatMaP1V3zcIa2P4k95isV9nlHFDpnGIzmEqy8caP2sYkmb0y8y4aFGdLIev6yw0QTAXMRHlFHgi2aHEswT_uu4x4nF3A"/>
                    <pic:cNvPicPr preferRelativeResize="0"/>
                  </pic:nvPicPr>
                  <pic:blipFill>
                    <a:blip r:embed="rId48"/>
                    <a:srcRect/>
                    <a:stretch>
                      <a:fillRect/>
                    </a:stretch>
                  </pic:blipFill>
                  <pic:spPr>
                    <a:xfrm>
                      <a:off x="0" y="0"/>
                      <a:ext cx="3893820" cy="7399020"/>
                    </a:xfrm>
                    <a:prstGeom prst="rect">
                      <a:avLst/>
                    </a:prstGeom>
                    <a:ln/>
                  </pic:spPr>
                </pic:pic>
              </a:graphicData>
            </a:graphic>
          </wp:inline>
        </w:drawing>
      </w:r>
    </w:p>
    <w:p w14:paraId="517FD2ED"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22" w:name="_184mhaj" w:colFirst="0" w:colLast="0"/>
      <w:bookmarkEnd w:id="122"/>
      <w:r w:rsidRPr="006C5D4D">
        <w:rPr>
          <w:i/>
          <w:noProof/>
          <w:color w:val="000000"/>
          <w:sz w:val="22"/>
          <w:szCs w:val="22"/>
        </w:rPr>
        <w:t>Hình 4.3</w:t>
      </w:r>
      <w:r w:rsidRPr="006C5D4D">
        <w:rPr>
          <w:noProof/>
          <w:color w:val="000000"/>
          <w:sz w:val="22"/>
          <w:szCs w:val="22"/>
        </w:rPr>
        <w:t xml:space="preserve"> Cấu trúc thư mục ứng dụng</w:t>
      </w:r>
    </w:p>
    <w:p w14:paraId="2FCBB640" w14:textId="77777777" w:rsidR="00482889" w:rsidRPr="006C5D4D" w:rsidRDefault="00DE60BA">
      <w:pPr>
        <w:spacing w:line="312" w:lineRule="auto"/>
        <w:ind w:firstLine="562"/>
        <w:jc w:val="both"/>
        <w:rPr>
          <w:noProof/>
          <w:sz w:val="26"/>
          <w:szCs w:val="26"/>
        </w:rPr>
      </w:pPr>
      <w:r w:rsidRPr="006C5D4D">
        <w:rPr>
          <w:noProof/>
          <w:sz w:val="26"/>
          <w:szCs w:val="26"/>
        </w:rPr>
        <w:lastRenderedPageBreak/>
        <w:t>Hệ thống được xây dựng phía máy chủ dựa trên nền tảng NodeJS, phía máy khách được dựa trên framework ReactJS được chia cấu trúc làm hai phần chính</w:t>
      </w:r>
    </w:p>
    <w:p w14:paraId="351B7B29" w14:textId="77777777" w:rsidR="00482889" w:rsidRPr="006C5D4D" w:rsidRDefault="00DE60BA">
      <w:pPr>
        <w:numPr>
          <w:ilvl w:val="0"/>
          <w:numId w:val="53"/>
        </w:numPr>
        <w:pBdr>
          <w:top w:val="nil"/>
          <w:left w:val="nil"/>
          <w:bottom w:val="nil"/>
          <w:right w:val="nil"/>
          <w:between w:val="nil"/>
        </w:pBdr>
        <w:spacing w:line="240" w:lineRule="auto"/>
        <w:rPr>
          <w:b/>
          <w:i/>
          <w:noProof/>
          <w:color w:val="000000"/>
          <w:sz w:val="26"/>
          <w:szCs w:val="26"/>
        </w:rPr>
      </w:pPr>
      <w:r w:rsidRPr="006C5D4D">
        <w:rPr>
          <w:b/>
          <w:i/>
          <w:noProof/>
          <w:color w:val="000000"/>
          <w:sz w:val="26"/>
          <w:szCs w:val="26"/>
        </w:rPr>
        <w:t>Cấu trúc phía máy khách</w:t>
      </w:r>
    </w:p>
    <w:p w14:paraId="7A50996D"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noProof/>
          <w:color w:val="000000"/>
          <w:sz w:val="26"/>
          <w:szCs w:val="26"/>
        </w:rPr>
        <w:t>Phần xây dựng cấu trúc của máy khách được nằm trong thư mục “src”, chi tiết các mục như sau</w:t>
      </w:r>
    </w:p>
    <w:p w14:paraId="011ADA05" w14:textId="77777777" w:rsidR="00482889" w:rsidRPr="006C5D4D" w:rsidRDefault="00DE60BA">
      <w:pPr>
        <w:numPr>
          <w:ilvl w:val="0"/>
          <w:numId w:val="55"/>
        </w:numPr>
        <w:pBdr>
          <w:top w:val="nil"/>
          <w:left w:val="nil"/>
          <w:bottom w:val="nil"/>
          <w:right w:val="nil"/>
          <w:between w:val="nil"/>
        </w:pBdr>
        <w:spacing w:before="120" w:after="120" w:line="312" w:lineRule="auto"/>
        <w:ind w:left="1080"/>
        <w:jc w:val="both"/>
        <w:rPr>
          <w:noProof/>
          <w:color w:val="000000"/>
        </w:rPr>
      </w:pPr>
      <w:r w:rsidRPr="006C5D4D">
        <w:rPr>
          <w:b/>
          <w:noProof/>
          <w:color w:val="000000"/>
          <w:sz w:val="26"/>
          <w:szCs w:val="26"/>
        </w:rPr>
        <w:t>actions</w:t>
      </w:r>
      <w:r w:rsidRPr="006C5D4D">
        <w:rPr>
          <w:noProof/>
          <w:color w:val="000000"/>
          <w:sz w:val="26"/>
          <w:szCs w:val="26"/>
        </w:rPr>
        <w:t>: Chứa các file actions của redux</w:t>
      </w:r>
    </w:p>
    <w:p w14:paraId="7E2AA92F" w14:textId="77777777" w:rsidR="00482889" w:rsidRPr="006C5D4D" w:rsidRDefault="00DE60BA">
      <w:pPr>
        <w:numPr>
          <w:ilvl w:val="0"/>
          <w:numId w:val="55"/>
        </w:numPr>
        <w:pBdr>
          <w:top w:val="nil"/>
          <w:left w:val="nil"/>
          <w:bottom w:val="nil"/>
          <w:right w:val="nil"/>
          <w:between w:val="nil"/>
        </w:pBdr>
        <w:spacing w:before="120" w:after="120" w:line="312" w:lineRule="auto"/>
        <w:ind w:left="1080"/>
        <w:jc w:val="both"/>
        <w:rPr>
          <w:noProof/>
          <w:color w:val="000000"/>
        </w:rPr>
      </w:pPr>
      <w:r w:rsidRPr="006C5D4D">
        <w:rPr>
          <w:b/>
          <w:noProof/>
          <w:color w:val="000000"/>
          <w:sz w:val="26"/>
          <w:szCs w:val="26"/>
        </w:rPr>
        <w:t>components</w:t>
      </w:r>
      <w:r w:rsidRPr="006C5D4D">
        <w:rPr>
          <w:noProof/>
          <w:color w:val="000000"/>
          <w:sz w:val="26"/>
          <w:szCs w:val="26"/>
        </w:rPr>
        <w:t>: Chứa các file component của React, thư mục này thực hiện nhiệm vụ chủ yếu liên quan đến việc render HTML ra trì</w:t>
      </w:r>
      <w:r w:rsidRPr="006C5D4D">
        <w:rPr>
          <w:noProof/>
          <w:color w:val="000000"/>
          <w:sz w:val="26"/>
          <w:szCs w:val="26"/>
        </w:rPr>
        <w:t>nh duyệt</w:t>
      </w:r>
    </w:p>
    <w:p w14:paraId="45A97932" w14:textId="77777777" w:rsidR="00482889" w:rsidRPr="006C5D4D" w:rsidRDefault="00DE60BA">
      <w:pPr>
        <w:numPr>
          <w:ilvl w:val="0"/>
          <w:numId w:val="55"/>
        </w:numPr>
        <w:pBdr>
          <w:top w:val="nil"/>
          <w:left w:val="nil"/>
          <w:bottom w:val="nil"/>
          <w:right w:val="nil"/>
          <w:between w:val="nil"/>
        </w:pBdr>
        <w:spacing w:before="120" w:after="120" w:line="312" w:lineRule="auto"/>
        <w:ind w:left="1080"/>
        <w:jc w:val="both"/>
        <w:rPr>
          <w:noProof/>
          <w:color w:val="000000"/>
        </w:rPr>
      </w:pPr>
      <w:r w:rsidRPr="006C5D4D">
        <w:rPr>
          <w:b/>
          <w:noProof/>
          <w:color w:val="000000"/>
          <w:sz w:val="26"/>
          <w:szCs w:val="26"/>
        </w:rPr>
        <w:t>constants</w:t>
      </w:r>
      <w:r w:rsidRPr="006C5D4D">
        <w:rPr>
          <w:noProof/>
          <w:color w:val="000000"/>
          <w:sz w:val="26"/>
          <w:szCs w:val="26"/>
        </w:rPr>
        <w:t>: Chứa các biến hằng số được sử dụng nhiều lần trong hệ thống</w:t>
      </w:r>
    </w:p>
    <w:p w14:paraId="119B419E" w14:textId="77777777" w:rsidR="00482889" w:rsidRPr="006C5D4D" w:rsidRDefault="00DE60BA">
      <w:pPr>
        <w:numPr>
          <w:ilvl w:val="0"/>
          <w:numId w:val="55"/>
        </w:numPr>
        <w:pBdr>
          <w:top w:val="nil"/>
          <w:left w:val="nil"/>
          <w:bottom w:val="nil"/>
          <w:right w:val="nil"/>
          <w:between w:val="nil"/>
        </w:pBdr>
        <w:spacing w:before="120" w:after="120" w:line="312" w:lineRule="auto"/>
        <w:ind w:left="1080"/>
        <w:jc w:val="both"/>
        <w:rPr>
          <w:noProof/>
          <w:color w:val="000000"/>
        </w:rPr>
      </w:pPr>
      <w:r w:rsidRPr="006C5D4D">
        <w:rPr>
          <w:b/>
          <w:noProof/>
          <w:color w:val="000000"/>
          <w:sz w:val="26"/>
          <w:szCs w:val="26"/>
        </w:rPr>
        <w:t>containers</w:t>
      </w:r>
      <w:r w:rsidRPr="006C5D4D">
        <w:rPr>
          <w:noProof/>
          <w:color w:val="000000"/>
          <w:sz w:val="26"/>
          <w:szCs w:val="26"/>
        </w:rPr>
        <w:t xml:space="preserve">: Thư mục này để xác định một component cha bao bọc tất cả component thành phần bên trong nó. Trong này sẽ gọi qua bên store để nhận về các thành phần hiển thị tương </w:t>
      </w:r>
      <w:r w:rsidRPr="006C5D4D">
        <w:rPr>
          <w:noProof/>
          <w:color w:val="000000"/>
          <w:sz w:val="26"/>
          <w:szCs w:val="26"/>
        </w:rPr>
        <w:t>ứng. Việc kết nối với redux giữa state và props actions cũng được xác định tại đây, các components con chỉ việc dùng lại  từ lớp container này.</w:t>
      </w:r>
    </w:p>
    <w:p w14:paraId="0C3104B2" w14:textId="77777777" w:rsidR="00482889" w:rsidRPr="006C5D4D" w:rsidRDefault="00DE60BA">
      <w:pPr>
        <w:numPr>
          <w:ilvl w:val="0"/>
          <w:numId w:val="55"/>
        </w:numPr>
        <w:pBdr>
          <w:top w:val="nil"/>
          <w:left w:val="nil"/>
          <w:bottom w:val="nil"/>
          <w:right w:val="nil"/>
          <w:between w:val="nil"/>
        </w:pBdr>
        <w:spacing w:before="120" w:after="120" w:line="312" w:lineRule="auto"/>
        <w:ind w:left="1080"/>
        <w:jc w:val="both"/>
        <w:rPr>
          <w:noProof/>
          <w:color w:val="000000"/>
        </w:rPr>
      </w:pPr>
      <w:r w:rsidRPr="006C5D4D">
        <w:rPr>
          <w:b/>
          <w:noProof/>
          <w:color w:val="000000"/>
          <w:sz w:val="26"/>
          <w:szCs w:val="26"/>
        </w:rPr>
        <w:t>helpers</w:t>
      </w:r>
      <w:r w:rsidRPr="006C5D4D">
        <w:rPr>
          <w:noProof/>
          <w:color w:val="000000"/>
          <w:sz w:val="26"/>
          <w:szCs w:val="26"/>
        </w:rPr>
        <w:t>:</w:t>
      </w:r>
      <w:r w:rsidRPr="006C5D4D">
        <w:rPr>
          <w:b/>
          <w:noProof/>
          <w:color w:val="000000"/>
          <w:sz w:val="26"/>
          <w:szCs w:val="26"/>
          <w:highlight w:val="white"/>
        </w:rPr>
        <w:t> </w:t>
      </w:r>
      <w:r w:rsidRPr="006C5D4D">
        <w:rPr>
          <w:noProof/>
          <w:color w:val="000000"/>
          <w:sz w:val="26"/>
          <w:szCs w:val="26"/>
          <w:highlight w:val="white"/>
        </w:rPr>
        <w:t>Mục đích thư mục này là define sẵn một số function mà app có thể import vào và sử dụng lại</w:t>
      </w:r>
    </w:p>
    <w:p w14:paraId="4F8DE047" w14:textId="77777777" w:rsidR="00482889" w:rsidRPr="006C5D4D" w:rsidRDefault="00DE60BA">
      <w:pPr>
        <w:numPr>
          <w:ilvl w:val="0"/>
          <w:numId w:val="55"/>
        </w:numPr>
        <w:pBdr>
          <w:top w:val="nil"/>
          <w:left w:val="nil"/>
          <w:bottom w:val="nil"/>
          <w:right w:val="nil"/>
          <w:between w:val="nil"/>
        </w:pBdr>
        <w:spacing w:before="120" w:after="120" w:line="312" w:lineRule="auto"/>
        <w:ind w:left="1080"/>
        <w:jc w:val="both"/>
        <w:rPr>
          <w:noProof/>
          <w:color w:val="000000"/>
        </w:rPr>
      </w:pPr>
      <w:r w:rsidRPr="006C5D4D">
        <w:rPr>
          <w:b/>
          <w:noProof/>
          <w:color w:val="000000"/>
          <w:sz w:val="26"/>
          <w:szCs w:val="26"/>
          <w:highlight w:val="white"/>
        </w:rPr>
        <w:t>images</w:t>
      </w:r>
      <w:r w:rsidRPr="006C5D4D">
        <w:rPr>
          <w:noProof/>
          <w:color w:val="000000"/>
          <w:sz w:val="26"/>
          <w:szCs w:val="26"/>
          <w:highlight w:val="white"/>
        </w:rPr>
        <w:t xml:space="preserve">: Thư </w:t>
      </w:r>
      <w:r w:rsidRPr="006C5D4D">
        <w:rPr>
          <w:noProof/>
          <w:color w:val="000000"/>
          <w:sz w:val="26"/>
          <w:szCs w:val="26"/>
          <w:highlight w:val="white"/>
        </w:rPr>
        <w:t>mục này chứa file để import ảnh từ mục public </w:t>
      </w:r>
    </w:p>
    <w:p w14:paraId="10E1E5CD" w14:textId="77777777" w:rsidR="00482889" w:rsidRPr="006C5D4D" w:rsidRDefault="00DE60BA">
      <w:pPr>
        <w:numPr>
          <w:ilvl w:val="0"/>
          <w:numId w:val="55"/>
        </w:numPr>
        <w:pBdr>
          <w:top w:val="nil"/>
          <w:left w:val="nil"/>
          <w:bottom w:val="nil"/>
          <w:right w:val="nil"/>
          <w:between w:val="nil"/>
        </w:pBdr>
        <w:spacing w:before="120" w:after="120" w:line="312" w:lineRule="auto"/>
        <w:ind w:left="1080"/>
        <w:jc w:val="both"/>
        <w:rPr>
          <w:noProof/>
          <w:color w:val="000000"/>
        </w:rPr>
      </w:pPr>
      <w:r w:rsidRPr="006C5D4D">
        <w:rPr>
          <w:b/>
          <w:noProof/>
          <w:color w:val="000000"/>
          <w:sz w:val="26"/>
          <w:szCs w:val="26"/>
          <w:highlight w:val="white"/>
        </w:rPr>
        <w:t>models</w:t>
      </w:r>
      <w:r w:rsidRPr="006C5D4D">
        <w:rPr>
          <w:noProof/>
          <w:color w:val="000000"/>
          <w:sz w:val="26"/>
          <w:szCs w:val="26"/>
          <w:highlight w:val="white"/>
        </w:rPr>
        <w:t xml:space="preserve">: Hệ thống được viết dựa trên Typescripts, mục này chứa các file định nghĩa các interface có cấu trúc nhất định, </w:t>
      </w:r>
      <w:r w:rsidRPr="006C5D4D">
        <w:rPr>
          <w:noProof/>
          <w:color w:val="000000"/>
          <w:sz w:val="26"/>
          <w:szCs w:val="26"/>
        </w:rPr>
        <w:t xml:space="preserve">chúng được sử dụng làm một công cụ để tạo sự ràng buộc, quy ước giữa các thành phần tương </w:t>
      </w:r>
      <w:r w:rsidRPr="006C5D4D">
        <w:rPr>
          <w:noProof/>
          <w:color w:val="000000"/>
          <w:sz w:val="26"/>
          <w:szCs w:val="26"/>
        </w:rPr>
        <w:t>tác trong hệ thống.</w:t>
      </w:r>
    </w:p>
    <w:p w14:paraId="4539B36D" w14:textId="77777777" w:rsidR="00482889" w:rsidRPr="006C5D4D" w:rsidRDefault="00DE60BA">
      <w:pPr>
        <w:numPr>
          <w:ilvl w:val="0"/>
          <w:numId w:val="55"/>
        </w:numPr>
        <w:pBdr>
          <w:top w:val="nil"/>
          <w:left w:val="nil"/>
          <w:bottom w:val="nil"/>
          <w:right w:val="nil"/>
          <w:between w:val="nil"/>
        </w:pBdr>
        <w:spacing w:before="120" w:after="120" w:line="312" w:lineRule="auto"/>
        <w:ind w:left="1080"/>
        <w:jc w:val="both"/>
        <w:rPr>
          <w:noProof/>
          <w:color w:val="000000"/>
        </w:rPr>
      </w:pPr>
      <w:r w:rsidRPr="006C5D4D">
        <w:rPr>
          <w:b/>
          <w:noProof/>
          <w:color w:val="000000"/>
          <w:sz w:val="26"/>
          <w:szCs w:val="26"/>
        </w:rPr>
        <w:t>reducers</w:t>
      </w:r>
      <w:r w:rsidRPr="006C5D4D">
        <w:rPr>
          <w:noProof/>
          <w:color w:val="000000"/>
          <w:sz w:val="26"/>
          <w:szCs w:val="26"/>
          <w:highlight w:val="white"/>
        </w:rPr>
        <w:t>: Ứng dụng react + redux ko thể thiếu reducers được, Vậy nên thư mục này chứa tất cả các file liên quan đến reducer của hệ thống.</w:t>
      </w:r>
    </w:p>
    <w:p w14:paraId="51A54127" w14:textId="77777777" w:rsidR="00482889" w:rsidRPr="006C5D4D" w:rsidRDefault="00DE60BA">
      <w:pPr>
        <w:numPr>
          <w:ilvl w:val="0"/>
          <w:numId w:val="55"/>
        </w:numPr>
        <w:pBdr>
          <w:top w:val="nil"/>
          <w:left w:val="nil"/>
          <w:bottom w:val="nil"/>
          <w:right w:val="nil"/>
          <w:between w:val="nil"/>
        </w:pBdr>
        <w:spacing w:before="120" w:after="120" w:line="312" w:lineRule="auto"/>
        <w:ind w:left="1080"/>
        <w:jc w:val="both"/>
        <w:rPr>
          <w:noProof/>
          <w:color w:val="000000"/>
        </w:rPr>
      </w:pPr>
      <w:r w:rsidRPr="006C5D4D">
        <w:rPr>
          <w:b/>
          <w:noProof/>
          <w:color w:val="000000"/>
          <w:sz w:val="26"/>
          <w:szCs w:val="26"/>
        </w:rPr>
        <w:t>sagas</w:t>
      </w:r>
      <w:r w:rsidRPr="006C5D4D">
        <w:rPr>
          <w:noProof/>
          <w:color w:val="000000"/>
          <w:sz w:val="26"/>
          <w:szCs w:val="26"/>
          <w:highlight w:val="white"/>
        </w:rPr>
        <w:t>: Vì hệ thống sử dụng redux-saga nên đây là nơi chứa các hàm watch của sagas để tiện cho việc tìm kiếm và kế thừa</w:t>
      </w:r>
    </w:p>
    <w:p w14:paraId="4BC145DE" w14:textId="77777777" w:rsidR="00482889" w:rsidRPr="006C5D4D" w:rsidRDefault="00DE60BA">
      <w:pPr>
        <w:numPr>
          <w:ilvl w:val="0"/>
          <w:numId w:val="55"/>
        </w:numPr>
        <w:pBdr>
          <w:top w:val="nil"/>
          <w:left w:val="nil"/>
          <w:bottom w:val="nil"/>
          <w:right w:val="nil"/>
          <w:between w:val="nil"/>
        </w:pBdr>
        <w:spacing w:before="120" w:after="120" w:line="312" w:lineRule="auto"/>
        <w:ind w:left="1080"/>
        <w:jc w:val="both"/>
        <w:rPr>
          <w:noProof/>
          <w:color w:val="000000"/>
        </w:rPr>
      </w:pPr>
      <w:r w:rsidRPr="006C5D4D">
        <w:rPr>
          <w:b/>
          <w:noProof/>
          <w:color w:val="000000"/>
          <w:sz w:val="26"/>
          <w:szCs w:val="26"/>
        </w:rPr>
        <w:t>service</w:t>
      </w:r>
      <w:r w:rsidRPr="006C5D4D">
        <w:rPr>
          <w:b/>
          <w:noProof/>
          <w:color w:val="000000"/>
          <w:sz w:val="26"/>
          <w:szCs w:val="26"/>
        </w:rPr>
        <w:t>s</w:t>
      </w:r>
      <w:r w:rsidRPr="006C5D4D">
        <w:rPr>
          <w:noProof/>
          <w:color w:val="000000"/>
          <w:sz w:val="26"/>
          <w:szCs w:val="26"/>
        </w:rPr>
        <w:t>: Đây là nơi chứa cái Api để phía máy khách có thể gọi để lấy dữ liệu từ máy chủ trả về</w:t>
      </w:r>
    </w:p>
    <w:p w14:paraId="50A2212D" w14:textId="77777777" w:rsidR="00482889" w:rsidRPr="006C5D4D" w:rsidRDefault="00DE60BA">
      <w:pPr>
        <w:numPr>
          <w:ilvl w:val="0"/>
          <w:numId w:val="55"/>
        </w:numPr>
        <w:pBdr>
          <w:top w:val="nil"/>
          <w:left w:val="nil"/>
          <w:bottom w:val="nil"/>
          <w:right w:val="nil"/>
          <w:between w:val="nil"/>
        </w:pBdr>
        <w:spacing w:before="120" w:after="120" w:line="312" w:lineRule="auto"/>
        <w:ind w:left="1080"/>
        <w:jc w:val="both"/>
        <w:rPr>
          <w:noProof/>
          <w:color w:val="000000"/>
        </w:rPr>
      </w:pPr>
      <w:r w:rsidRPr="006C5D4D">
        <w:rPr>
          <w:b/>
          <w:noProof/>
          <w:color w:val="000000"/>
          <w:sz w:val="26"/>
          <w:szCs w:val="26"/>
        </w:rPr>
        <w:t>styles</w:t>
      </w:r>
      <w:r w:rsidRPr="006C5D4D">
        <w:rPr>
          <w:noProof/>
          <w:color w:val="000000"/>
          <w:sz w:val="26"/>
          <w:szCs w:val="26"/>
        </w:rPr>
        <w:t>: Chứa các file css theo các component tương ứng</w:t>
      </w:r>
    </w:p>
    <w:p w14:paraId="76DF98C8" w14:textId="77777777" w:rsidR="00482889" w:rsidRPr="006C5D4D" w:rsidRDefault="00DE60BA">
      <w:pPr>
        <w:numPr>
          <w:ilvl w:val="0"/>
          <w:numId w:val="57"/>
        </w:numPr>
        <w:pBdr>
          <w:top w:val="nil"/>
          <w:left w:val="nil"/>
          <w:bottom w:val="nil"/>
          <w:right w:val="nil"/>
          <w:between w:val="nil"/>
        </w:pBdr>
        <w:spacing w:before="120" w:after="120" w:line="240" w:lineRule="auto"/>
        <w:ind w:left="360"/>
        <w:rPr>
          <w:b/>
          <w:noProof/>
          <w:color w:val="000000"/>
          <w:sz w:val="26"/>
          <w:szCs w:val="26"/>
        </w:rPr>
      </w:pPr>
      <w:r w:rsidRPr="006C5D4D">
        <w:rPr>
          <w:b/>
          <w:noProof/>
          <w:color w:val="000000"/>
          <w:sz w:val="26"/>
          <w:szCs w:val="26"/>
        </w:rPr>
        <w:t>Cấu trúc phía máy chủ</w:t>
      </w:r>
    </w:p>
    <w:p w14:paraId="7AF51DE6" w14:textId="77777777" w:rsidR="00482889" w:rsidRPr="006C5D4D" w:rsidRDefault="00DE60BA">
      <w:pPr>
        <w:pBdr>
          <w:top w:val="nil"/>
          <w:left w:val="nil"/>
          <w:bottom w:val="nil"/>
          <w:right w:val="nil"/>
          <w:between w:val="nil"/>
        </w:pBdr>
        <w:spacing w:before="120" w:after="120" w:line="312" w:lineRule="auto"/>
        <w:ind w:firstLine="360"/>
        <w:jc w:val="both"/>
        <w:rPr>
          <w:noProof/>
          <w:color w:val="000000"/>
          <w:sz w:val="26"/>
          <w:szCs w:val="26"/>
        </w:rPr>
      </w:pPr>
      <w:r w:rsidRPr="006C5D4D">
        <w:rPr>
          <w:noProof/>
          <w:color w:val="000000"/>
          <w:sz w:val="26"/>
          <w:szCs w:val="26"/>
        </w:rPr>
        <w:lastRenderedPageBreak/>
        <w:t>Phía máy chủ sử dụng NodeJS để kết nối với firebase cũng như các api services khác của google và được nằm trong thư mục “server”. Chức năng thực hiện các thư mục này tương tự giống chức năng các thư mục cùng tên phía client.</w:t>
      </w:r>
    </w:p>
    <w:p w14:paraId="2888FA77" w14:textId="77777777" w:rsidR="00482889" w:rsidRPr="006C5D4D" w:rsidRDefault="00482889">
      <w:pPr>
        <w:spacing w:after="240"/>
        <w:rPr>
          <w:noProof/>
        </w:rPr>
      </w:pPr>
    </w:p>
    <w:p w14:paraId="29FD6F17" w14:textId="77777777" w:rsidR="00482889" w:rsidRPr="006C5D4D" w:rsidRDefault="00482889">
      <w:pPr>
        <w:spacing w:after="240"/>
        <w:rPr>
          <w:noProof/>
        </w:rPr>
      </w:pPr>
    </w:p>
    <w:p w14:paraId="7A9B803F" w14:textId="77777777" w:rsidR="00482889" w:rsidRPr="006C5D4D" w:rsidRDefault="00482889">
      <w:pPr>
        <w:spacing w:after="240"/>
        <w:rPr>
          <w:noProof/>
        </w:rPr>
      </w:pPr>
    </w:p>
    <w:p w14:paraId="3A93E840" w14:textId="77777777" w:rsidR="00482889" w:rsidRPr="006C5D4D" w:rsidRDefault="00482889">
      <w:pPr>
        <w:spacing w:after="240"/>
        <w:rPr>
          <w:noProof/>
        </w:rPr>
      </w:pPr>
    </w:p>
    <w:p w14:paraId="5741A05D" w14:textId="77777777" w:rsidR="00482889" w:rsidRPr="006C5D4D" w:rsidRDefault="00482889">
      <w:pPr>
        <w:spacing w:after="240"/>
        <w:rPr>
          <w:noProof/>
        </w:rPr>
      </w:pPr>
    </w:p>
    <w:p w14:paraId="0BB1E3B5" w14:textId="77777777" w:rsidR="00482889" w:rsidRPr="006C5D4D" w:rsidRDefault="00482889">
      <w:pPr>
        <w:spacing w:after="240"/>
        <w:rPr>
          <w:noProof/>
        </w:rPr>
      </w:pPr>
    </w:p>
    <w:p w14:paraId="42795B04" w14:textId="77777777" w:rsidR="00482889" w:rsidRPr="006C5D4D" w:rsidRDefault="00482889">
      <w:pPr>
        <w:spacing w:after="240"/>
        <w:rPr>
          <w:noProof/>
        </w:rPr>
      </w:pPr>
    </w:p>
    <w:p w14:paraId="44A56E23" w14:textId="77777777" w:rsidR="00482889" w:rsidRPr="006C5D4D" w:rsidRDefault="00482889">
      <w:pPr>
        <w:spacing w:after="240"/>
        <w:rPr>
          <w:noProof/>
        </w:rPr>
      </w:pPr>
    </w:p>
    <w:p w14:paraId="197F0BB6" w14:textId="77777777" w:rsidR="00482889" w:rsidRPr="006C5D4D" w:rsidRDefault="00482889">
      <w:pPr>
        <w:spacing w:after="240"/>
        <w:rPr>
          <w:noProof/>
        </w:rPr>
      </w:pPr>
    </w:p>
    <w:p w14:paraId="39F0F42C" w14:textId="77777777" w:rsidR="00482889" w:rsidRPr="006C5D4D" w:rsidRDefault="00482889">
      <w:pPr>
        <w:spacing w:after="240"/>
        <w:rPr>
          <w:noProof/>
        </w:rPr>
      </w:pPr>
    </w:p>
    <w:p w14:paraId="6BD41885" w14:textId="77777777" w:rsidR="00482889" w:rsidRPr="006C5D4D" w:rsidRDefault="00482889">
      <w:pPr>
        <w:spacing w:after="240"/>
        <w:rPr>
          <w:noProof/>
        </w:rPr>
      </w:pPr>
    </w:p>
    <w:p w14:paraId="42BD8CAB" w14:textId="77777777" w:rsidR="00482889" w:rsidRPr="006C5D4D" w:rsidRDefault="00482889">
      <w:pPr>
        <w:spacing w:after="240"/>
        <w:rPr>
          <w:noProof/>
        </w:rPr>
      </w:pPr>
    </w:p>
    <w:p w14:paraId="7CCA5AC1" w14:textId="77777777" w:rsidR="00482889" w:rsidRPr="006C5D4D" w:rsidRDefault="00482889">
      <w:pPr>
        <w:spacing w:after="240"/>
        <w:rPr>
          <w:noProof/>
        </w:rPr>
      </w:pPr>
    </w:p>
    <w:p w14:paraId="7A0887C2" w14:textId="77777777" w:rsidR="00482889" w:rsidRPr="006C5D4D" w:rsidRDefault="00482889">
      <w:pPr>
        <w:spacing w:after="240"/>
        <w:rPr>
          <w:noProof/>
        </w:rPr>
      </w:pPr>
    </w:p>
    <w:p w14:paraId="344D222D" w14:textId="77777777" w:rsidR="00482889" w:rsidRPr="006C5D4D" w:rsidRDefault="00482889">
      <w:pPr>
        <w:spacing w:after="240"/>
        <w:rPr>
          <w:noProof/>
        </w:rPr>
      </w:pPr>
    </w:p>
    <w:p w14:paraId="0E24E634" w14:textId="77777777" w:rsidR="00482889" w:rsidRPr="006C5D4D" w:rsidRDefault="00482889">
      <w:pPr>
        <w:spacing w:after="240"/>
        <w:rPr>
          <w:noProof/>
        </w:rPr>
      </w:pPr>
    </w:p>
    <w:p w14:paraId="38A001CD" w14:textId="77777777" w:rsidR="00482889" w:rsidRPr="006C5D4D" w:rsidRDefault="00482889">
      <w:pPr>
        <w:spacing w:after="240"/>
        <w:rPr>
          <w:noProof/>
        </w:rPr>
      </w:pPr>
    </w:p>
    <w:p w14:paraId="6D71F60E" w14:textId="77777777" w:rsidR="00482889" w:rsidRPr="006C5D4D" w:rsidRDefault="00482889">
      <w:pPr>
        <w:spacing w:after="240"/>
        <w:rPr>
          <w:noProof/>
        </w:rPr>
      </w:pPr>
    </w:p>
    <w:p w14:paraId="47F95618" w14:textId="77777777" w:rsidR="00482889" w:rsidRPr="006C5D4D" w:rsidRDefault="00482889">
      <w:pPr>
        <w:spacing w:after="240"/>
        <w:rPr>
          <w:noProof/>
        </w:rPr>
      </w:pPr>
    </w:p>
    <w:p w14:paraId="4368BCD9" w14:textId="77777777" w:rsidR="00482889" w:rsidRPr="006C5D4D" w:rsidRDefault="00482889">
      <w:pPr>
        <w:spacing w:after="240"/>
        <w:rPr>
          <w:noProof/>
        </w:rPr>
      </w:pPr>
    </w:p>
    <w:p w14:paraId="24219A6A" w14:textId="77777777" w:rsidR="00482889" w:rsidRPr="006C5D4D" w:rsidRDefault="00DE60BA">
      <w:pPr>
        <w:pStyle w:val="Heading1"/>
        <w:numPr>
          <w:ilvl w:val="0"/>
          <w:numId w:val="75"/>
        </w:numPr>
        <w:ind w:left="360"/>
        <w:jc w:val="center"/>
        <w:rPr>
          <w:noProof/>
        </w:rPr>
      </w:pPr>
      <w:bookmarkStart w:id="123" w:name="_3s49zyc" w:colFirst="0" w:colLast="0"/>
      <w:bookmarkEnd w:id="123"/>
      <w:r w:rsidRPr="006C5D4D">
        <w:rPr>
          <w:noProof/>
          <w:color w:val="000000"/>
        </w:rPr>
        <w:lastRenderedPageBreak/>
        <w:t xml:space="preserve">TRIỂN KHAI THỰC </w:t>
      </w:r>
      <w:commentRangeStart w:id="124"/>
      <w:r w:rsidRPr="006C5D4D">
        <w:rPr>
          <w:noProof/>
          <w:color w:val="000000"/>
        </w:rPr>
        <w:t>TẾ</w:t>
      </w:r>
      <w:commentRangeEnd w:id="124"/>
      <w:r w:rsidR="00374231">
        <w:rPr>
          <w:rStyle w:val="CommentReference"/>
          <w:b w:val="0"/>
        </w:rPr>
        <w:commentReference w:id="124"/>
      </w:r>
    </w:p>
    <w:p w14:paraId="382D9639"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noProof/>
          <w:color w:val="000000"/>
          <w:sz w:val="26"/>
          <w:szCs w:val="26"/>
        </w:rPr>
        <w:t>Trong chương này tôi sẽ trình bày về các thông tin liên quan đến môi trường phát triển của hệ thống và kết quả triển khai hệ thống trên thực tế. </w:t>
      </w:r>
    </w:p>
    <w:p w14:paraId="47E8C7A6"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noProof/>
          <w:color w:val="000000"/>
          <w:sz w:val="26"/>
          <w:szCs w:val="26"/>
        </w:rPr>
        <w:t>Hệ thống được phát triển bằng công cụ lập trình là Visual Studio Code. Hệ thống sử dụng nền</w:t>
      </w:r>
      <w:r w:rsidRPr="006C5D4D">
        <w:rPr>
          <w:noProof/>
          <w:color w:val="000000"/>
          <w:sz w:val="26"/>
          <w:szCs w:val="26"/>
        </w:rPr>
        <w:t xml:space="preserve"> tảng Nodejs để kết nối với cơ sở dữ liệu Firebase</w:t>
      </w:r>
    </w:p>
    <w:p w14:paraId="483FF4F6" w14:textId="77777777" w:rsidR="00482889" w:rsidRPr="006C5D4D" w:rsidRDefault="00DE60BA">
      <w:pPr>
        <w:pStyle w:val="Heading2"/>
        <w:rPr>
          <w:noProof/>
          <w:sz w:val="26"/>
          <w:szCs w:val="26"/>
        </w:rPr>
      </w:pPr>
      <w:bookmarkStart w:id="125" w:name="_279ka65" w:colFirst="0" w:colLast="0"/>
      <w:bookmarkEnd w:id="125"/>
      <w:r w:rsidRPr="006C5D4D">
        <w:rPr>
          <w:noProof/>
          <w:color w:val="000000"/>
          <w:sz w:val="26"/>
          <w:szCs w:val="26"/>
        </w:rPr>
        <w:t>5.1. Môi trường triển khai</w:t>
      </w:r>
    </w:p>
    <w:p w14:paraId="58A54A0C" w14:textId="77777777" w:rsidR="00482889" w:rsidRPr="006C5D4D" w:rsidRDefault="00DE60BA">
      <w:pPr>
        <w:numPr>
          <w:ilvl w:val="0"/>
          <w:numId w:val="58"/>
        </w:numPr>
        <w:pBdr>
          <w:top w:val="nil"/>
          <w:left w:val="nil"/>
          <w:bottom w:val="nil"/>
          <w:right w:val="nil"/>
          <w:between w:val="nil"/>
        </w:pBdr>
        <w:spacing w:after="0" w:line="240" w:lineRule="auto"/>
        <w:ind w:left="1080"/>
        <w:jc w:val="both"/>
        <w:rPr>
          <w:noProof/>
          <w:color w:val="000000"/>
        </w:rPr>
      </w:pPr>
      <w:r w:rsidRPr="006C5D4D">
        <w:rPr>
          <w:noProof/>
          <w:color w:val="000000"/>
          <w:sz w:val="26"/>
          <w:szCs w:val="26"/>
        </w:rPr>
        <w:t>Cài đặt NodeJs </w:t>
      </w:r>
    </w:p>
    <w:p w14:paraId="58168F8A" w14:textId="77777777" w:rsidR="00482889" w:rsidRPr="006C5D4D" w:rsidRDefault="00DE60BA">
      <w:pPr>
        <w:numPr>
          <w:ilvl w:val="0"/>
          <w:numId w:val="37"/>
        </w:numPr>
        <w:pBdr>
          <w:top w:val="nil"/>
          <w:left w:val="nil"/>
          <w:bottom w:val="nil"/>
          <w:right w:val="nil"/>
          <w:between w:val="nil"/>
        </w:pBdr>
        <w:spacing w:after="0" w:line="240" w:lineRule="auto"/>
        <w:ind w:left="1440"/>
        <w:jc w:val="both"/>
        <w:rPr>
          <w:noProof/>
          <w:color w:val="000000"/>
        </w:rPr>
      </w:pPr>
      <w:commentRangeStart w:id="126"/>
      <w:r w:rsidRPr="006C5D4D">
        <w:rPr>
          <w:noProof/>
          <w:color w:val="000000"/>
          <w:sz w:val="26"/>
          <w:szCs w:val="26"/>
        </w:rPr>
        <w:t xml:space="preserve">Cài đặt NodeJs tại đây: </w:t>
      </w:r>
      <w:hyperlink r:id="rId49">
        <w:r w:rsidRPr="006C5D4D">
          <w:rPr>
            <w:noProof/>
            <w:color w:val="1155CC"/>
            <w:sz w:val="26"/>
            <w:szCs w:val="26"/>
            <w:u w:val="single"/>
          </w:rPr>
          <w:t>https://nodejs.org/en/download/</w:t>
        </w:r>
      </w:hyperlink>
      <w:commentRangeEnd w:id="126"/>
      <w:r w:rsidR="00374231">
        <w:rPr>
          <w:rStyle w:val="CommentReference"/>
        </w:rPr>
        <w:commentReference w:id="126"/>
      </w:r>
    </w:p>
    <w:p w14:paraId="748D9186" w14:textId="77777777" w:rsidR="00482889" w:rsidRPr="006C5D4D" w:rsidRDefault="00DE60BA">
      <w:pPr>
        <w:numPr>
          <w:ilvl w:val="0"/>
          <w:numId w:val="38"/>
        </w:numPr>
        <w:pBdr>
          <w:top w:val="nil"/>
          <w:left w:val="nil"/>
          <w:bottom w:val="nil"/>
          <w:right w:val="nil"/>
          <w:between w:val="nil"/>
        </w:pBdr>
        <w:spacing w:after="0" w:line="240" w:lineRule="auto"/>
        <w:ind w:left="1080"/>
        <w:jc w:val="both"/>
        <w:rPr>
          <w:noProof/>
          <w:color w:val="000000"/>
        </w:rPr>
      </w:pPr>
      <w:r w:rsidRPr="006C5D4D">
        <w:rPr>
          <w:noProof/>
          <w:color w:val="000000"/>
          <w:sz w:val="26"/>
          <w:szCs w:val="26"/>
        </w:rPr>
        <w:t>Cài đặt ReactJS</w:t>
      </w:r>
    </w:p>
    <w:p w14:paraId="7614AD33" w14:textId="77777777" w:rsidR="00482889" w:rsidRPr="006C5D4D" w:rsidRDefault="00DE60BA">
      <w:pPr>
        <w:numPr>
          <w:ilvl w:val="0"/>
          <w:numId w:val="39"/>
        </w:numPr>
        <w:pBdr>
          <w:top w:val="nil"/>
          <w:left w:val="nil"/>
          <w:bottom w:val="nil"/>
          <w:right w:val="nil"/>
          <w:between w:val="nil"/>
        </w:pBdr>
        <w:spacing w:line="240" w:lineRule="auto"/>
        <w:ind w:left="1440"/>
        <w:jc w:val="both"/>
        <w:rPr>
          <w:noProof/>
          <w:color w:val="000000"/>
        </w:rPr>
      </w:pPr>
      <w:r w:rsidRPr="006C5D4D">
        <w:rPr>
          <w:noProof/>
          <w:color w:val="000000"/>
          <w:sz w:val="26"/>
          <w:szCs w:val="26"/>
        </w:rPr>
        <w:t xml:space="preserve">Hướng dẫn cài đặt tài đây: </w:t>
      </w:r>
    </w:p>
    <w:bookmarkStart w:id="127" w:name="_meukdy" w:colFirst="0" w:colLast="0"/>
    <w:bookmarkEnd w:id="127"/>
    <w:p w14:paraId="1245708C" w14:textId="77777777" w:rsidR="00482889" w:rsidRPr="006C5D4D" w:rsidRDefault="00DE60BA">
      <w:pPr>
        <w:numPr>
          <w:ilvl w:val="0"/>
          <w:numId w:val="39"/>
        </w:numPr>
        <w:pBdr>
          <w:top w:val="nil"/>
          <w:left w:val="nil"/>
          <w:bottom w:val="nil"/>
          <w:right w:val="nil"/>
          <w:between w:val="nil"/>
        </w:pBdr>
        <w:spacing w:line="240" w:lineRule="auto"/>
        <w:ind w:left="1440"/>
        <w:jc w:val="both"/>
        <w:rPr>
          <w:noProof/>
          <w:color w:val="000000"/>
        </w:rPr>
      </w:pPr>
      <w:r w:rsidRPr="006C5D4D">
        <w:rPr>
          <w:noProof/>
        </w:rPr>
        <w:fldChar w:fldCharType="begin"/>
      </w:r>
      <w:r w:rsidRPr="006C5D4D">
        <w:rPr>
          <w:noProof/>
        </w:rPr>
        <w:instrText xml:space="preserve"> HYPERLINK "https://reactjs.org/docs/create-a-new-react-app.html" \h </w:instrText>
      </w:r>
      <w:r w:rsidRPr="006C5D4D">
        <w:rPr>
          <w:noProof/>
        </w:rPr>
        <w:fldChar w:fldCharType="separate"/>
      </w:r>
      <w:r w:rsidRPr="006C5D4D">
        <w:rPr>
          <w:noProof/>
          <w:color w:val="1155CC"/>
          <w:sz w:val="26"/>
          <w:szCs w:val="26"/>
          <w:u w:val="single"/>
        </w:rPr>
        <w:t>https://reactjs.org/docs/create-a-new-react-app.html</w:t>
      </w:r>
      <w:r w:rsidRPr="006C5D4D">
        <w:rPr>
          <w:noProof/>
          <w:color w:val="1155CC"/>
          <w:sz w:val="26"/>
          <w:szCs w:val="26"/>
          <w:u w:val="single"/>
        </w:rPr>
        <w:fldChar w:fldCharType="end"/>
      </w:r>
      <w:r w:rsidRPr="006C5D4D">
        <w:rPr>
          <w:noProof/>
        </w:rPr>
        <w:fldChar w:fldCharType="begin"/>
      </w:r>
      <w:r w:rsidRPr="006C5D4D">
        <w:rPr>
          <w:noProof/>
        </w:rPr>
        <w:instrText xml:space="preserve"> HYPERLINK "https://reactjs.org/docs/create-a-new-react-app.html" </w:instrText>
      </w:r>
      <w:r w:rsidRPr="006C5D4D">
        <w:rPr>
          <w:noProof/>
        </w:rPr>
        <w:fldChar w:fldCharType="separate"/>
      </w:r>
    </w:p>
    <w:p w14:paraId="0CFB5772" w14:textId="77777777" w:rsidR="00482889" w:rsidRPr="006C5D4D" w:rsidRDefault="00DE60BA">
      <w:pPr>
        <w:pBdr>
          <w:top w:val="nil"/>
          <w:left w:val="nil"/>
          <w:bottom w:val="nil"/>
          <w:right w:val="nil"/>
          <w:between w:val="nil"/>
        </w:pBdr>
        <w:spacing w:line="240" w:lineRule="auto"/>
        <w:ind w:firstLine="562"/>
        <w:jc w:val="both"/>
        <w:rPr>
          <w:noProof/>
          <w:color w:val="000000"/>
          <w:sz w:val="26"/>
          <w:szCs w:val="26"/>
        </w:rPr>
      </w:pPr>
      <w:r w:rsidRPr="006C5D4D">
        <w:rPr>
          <w:noProof/>
        </w:rPr>
        <w:fldChar w:fldCharType="end"/>
      </w:r>
      <w:r w:rsidRPr="006C5D4D">
        <w:rPr>
          <w:noProof/>
          <w:color w:val="000000"/>
          <w:sz w:val="26"/>
          <w:szCs w:val="26"/>
        </w:rPr>
        <w:t>Các bước để chạy dự án</w:t>
      </w:r>
    </w:p>
    <w:p w14:paraId="215666D0" w14:textId="77777777" w:rsidR="00482889" w:rsidRPr="006C5D4D" w:rsidRDefault="00DE60BA">
      <w:pPr>
        <w:numPr>
          <w:ilvl w:val="0"/>
          <w:numId w:val="41"/>
        </w:numPr>
        <w:pBdr>
          <w:top w:val="nil"/>
          <w:left w:val="nil"/>
          <w:bottom w:val="nil"/>
          <w:right w:val="nil"/>
          <w:between w:val="nil"/>
        </w:pBdr>
        <w:spacing w:after="0" w:line="240" w:lineRule="auto"/>
        <w:ind w:left="1080"/>
        <w:jc w:val="both"/>
        <w:rPr>
          <w:noProof/>
          <w:color w:val="000000"/>
        </w:rPr>
      </w:pPr>
      <w:r w:rsidRPr="006C5D4D">
        <w:rPr>
          <w:noProof/>
          <w:color w:val="000000"/>
          <w:sz w:val="26"/>
          <w:szCs w:val="26"/>
        </w:rPr>
        <w:t>Trỏ tới thư</w:t>
      </w:r>
      <w:r w:rsidRPr="006C5D4D">
        <w:rPr>
          <w:noProof/>
          <w:color w:val="000000"/>
          <w:sz w:val="26"/>
          <w:szCs w:val="26"/>
        </w:rPr>
        <w:t xml:space="preserve"> mục chứa dự án và mở cửa sổ terminal</w:t>
      </w:r>
    </w:p>
    <w:p w14:paraId="0AB30E76" w14:textId="77777777" w:rsidR="00482889" w:rsidRPr="006C5D4D" w:rsidRDefault="00DE60BA">
      <w:pPr>
        <w:numPr>
          <w:ilvl w:val="0"/>
          <w:numId w:val="41"/>
        </w:numPr>
        <w:pBdr>
          <w:top w:val="nil"/>
          <w:left w:val="nil"/>
          <w:bottom w:val="nil"/>
          <w:right w:val="nil"/>
          <w:between w:val="nil"/>
        </w:pBdr>
        <w:spacing w:after="0" w:line="240" w:lineRule="auto"/>
        <w:ind w:left="1080"/>
        <w:jc w:val="both"/>
        <w:rPr>
          <w:noProof/>
          <w:color w:val="000000"/>
        </w:rPr>
      </w:pPr>
      <w:r w:rsidRPr="006C5D4D">
        <w:rPr>
          <w:noProof/>
          <w:color w:val="000000"/>
          <w:sz w:val="26"/>
          <w:szCs w:val="26"/>
        </w:rPr>
        <w:t>Nhập lệnh “npm install”</w:t>
      </w:r>
    </w:p>
    <w:p w14:paraId="123E70A1" w14:textId="77777777" w:rsidR="00482889" w:rsidRPr="006C5D4D" w:rsidRDefault="00DE60BA">
      <w:pPr>
        <w:numPr>
          <w:ilvl w:val="0"/>
          <w:numId w:val="41"/>
        </w:numPr>
        <w:pBdr>
          <w:top w:val="nil"/>
          <w:left w:val="nil"/>
          <w:bottom w:val="nil"/>
          <w:right w:val="nil"/>
          <w:between w:val="nil"/>
        </w:pBdr>
        <w:spacing w:line="240" w:lineRule="auto"/>
        <w:ind w:left="1080"/>
        <w:jc w:val="both"/>
        <w:rPr>
          <w:noProof/>
          <w:color w:val="000000"/>
        </w:rPr>
      </w:pPr>
      <w:r w:rsidRPr="006C5D4D">
        <w:rPr>
          <w:noProof/>
          <w:color w:val="000000"/>
          <w:sz w:val="26"/>
          <w:szCs w:val="26"/>
        </w:rPr>
        <w:t>Nhập lệnh “npm start”</w:t>
      </w:r>
    </w:p>
    <w:p w14:paraId="007386F7" w14:textId="77777777" w:rsidR="00482889" w:rsidRPr="006C5D4D" w:rsidRDefault="00DE60BA">
      <w:pPr>
        <w:pStyle w:val="Heading2"/>
        <w:tabs>
          <w:tab w:val="left" w:pos="3108"/>
        </w:tabs>
        <w:jc w:val="both"/>
        <w:rPr>
          <w:noProof/>
          <w:sz w:val="26"/>
          <w:szCs w:val="26"/>
        </w:rPr>
      </w:pPr>
      <w:bookmarkStart w:id="128" w:name="_36ei31r" w:colFirst="0" w:colLast="0"/>
      <w:bookmarkEnd w:id="128"/>
      <w:r w:rsidRPr="006C5D4D">
        <w:rPr>
          <w:noProof/>
          <w:color w:val="000000"/>
          <w:sz w:val="26"/>
          <w:szCs w:val="26"/>
        </w:rPr>
        <w:t xml:space="preserve">5.2 Kết quả triển </w:t>
      </w:r>
      <w:commentRangeStart w:id="129"/>
      <w:r w:rsidRPr="006C5D4D">
        <w:rPr>
          <w:noProof/>
          <w:color w:val="000000"/>
          <w:sz w:val="26"/>
          <w:szCs w:val="26"/>
        </w:rPr>
        <w:t>khai</w:t>
      </w:r>
      <w:commentRangeEnd w:id="129"/>
      <w:r w:rsidR="00374231">
        <w:rPr>
          <w:rStyle w:val="CommentReference"/>
          <w:b w:val="0"/>
        </w:rPr>
        <w:commentReference w:id="129"/>
      </w:r>
      <w:r w:rsidRPr="006C5D4D">
        <w:rPr>
          <w:noProof/>
          <w:color w:val="000000"/>
          <w:sz w:val="26"/>
          <w:szCs w:val="26"/>
        </w:rPr>
        <w:tab/>
      </w:r>
    </w:p>
    <w:p w14:paraId="6B0D673A" w14:textId="77777777" w:rsidR="00482889" w:rsidRPr="006C5D4D" w:rsidRDefault="00DE60BA">
      <w:pPr>
        <w:pBdr>
          <w:top w:val="nil"/>
          <w:left w:val="nil"/>
          <w:bottom w:val="nil"/>
          <w:right w:val="nil"/>
          <w:between w:val="nil"/>
        </w:pBdr>
        <w:spacing w:line="240" w:lineRule="auto"/>
        <w:ind w:firstLine="562"/>
        <w:jc w:val="both"/>
        <w:rPr>
          <w:noProof/>
          <w:color w:val="000000"/>
          <w:sz w:val="26"/>
          <w:szCs w:val="26"/>
        </w:rPr>
      </w:pPr>
      <w:r w:rsidRPr="006C5D4D">
        <w:rPr>
          <w:noProof/>
          <w:color w:val="000000"/>
          <w:sz w:val="26"/>
          <w:szCs w:val="26"/>
        </w:rPr>
        <w:t>Sau đây là màn hình chính của trang web trong môi trường phát triển thực tế</w:t>
      </w:r>
    </w:p>
    <w:p w14:paraId="7C3E106F"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noProof/>
          <w:color w:val="000000"/>
          <w:sz w:val="26"/>
          <w:szCs w:val="26"/>
        </w:rPr>
        <w:t>Màn hình đăng nhập</w:t>
      </w:r>
    </w:p>
    <w:p w14:paraId="74095B25" w14:textId="77777777" w:rsidR="00482889" w:rsidRPr="006C5D4D" w:rsidRDefault="00DE60BA">
      <w:pPr>
        <w:keepNext/>
        <w:pBdr>
          <w:top w:val="nil"/>
          <w:left w:val="nil"/>
          <w:bottom w:val="nil"/>
          <w:right w:val="nil"/>
          <w:between w:val="nil"/>
        </w:pBdr>
        <w:spacing w:line="240" w:lineRule="auto"/>
        <w:jc w:val="center"/>
        <w:rPr>
          <w:noProof/>
        </w:rPr>
      </w:pPr>
      <w:r w:rsidRPr="006C5D4D">
        <w:rPr>
          <w:noProof/>
          <w:color w:val="000000"/>
          <w:sz w:val="26"/>
          <w:szCs w:val="26"/>
        </w:rPr>
        <w:drawing>
          <wp:inline distT="0" distB="0" distL="0" distR="0" wp14:anchorId="65FC971E" wp14:editId="263E3BC2">
            <wp:extent cx="5791200" cy="3383280"/>
            <wp:effectExtent l="0" t="0" r="0" b="0"/>
            <wp:docPr id="10" name="image11.png" descr="https://lh4.googleusercontent.com/0Zf3FRFdNVRnxeEbpwckNzXuAoFcc8P49xsrbXC6nQ2-1YE5Dfu45yYcbrdc7MkJxAtKx4jd03Btek6jNTAQAFnUVPK_SbYWKntoVvJ2aC1q5VBfZsFduMt0MYDr9e_XkDLa0n67"/>
            <wp:cNvGraphicFramePr/>
            <a:graphic xmlns:a="http://schemas.openxmlformats.org/drawingml/2006/main">
              <a:graphicData uri="http://schemas.openxmlformats.org/drawingml/2006/picture">
                <pic:pic xmlns:pic="http://schemas.openxmlformats.org/drawingml/2006/picture">
                  <pic:nvPicPr>
                    <pic:cNvPr id="0" name="image11.png" descr="https://lh4.googleusercontent.com/0Zf3FRFdNVRnxeEbpwckNzXuAoFcc8P49xsrbXC6nQ2-1YE5Dfu45yYcbrdc7MkJxAtKx4jd03Btek6jNTAQAFnUVPK_SbYWKntoVvJ2aC1q5VBfZsFduMt0MYDr9e_XkDLa0n67"/>
                    <pic:cNvPicPr preferRelativeResize="0"/>
                  </pic:nvPicPr>
                  <pic:blipFill>
                    <a:blip r:embed="rId50"/>
                    <a:srcRect/>
                    <a:stretch>
                      <a:fillRect/>
                    </a:stretch>
                  </pic:blipFill>
                  <pic:spPr>
                    <a:xfrm>
                      <a:off x="0" y="0"/>
                      <a:ext cx="5791200" cy="3383280"/>
                    </a:xfrm>
                    <a:prstGeom prst="rect">
                      <a:avLst/>
                    </a:prstGeom>
                    <a:ln/>
                  </pic:spPr>
                </pic:pic>
              </a:graphicData>
            </a:graphic>
          </wp:inline>
        </w:drawing>
      </w:r>
    </w:p>
    <w:p w14:paraId="25FA9F24"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30" w:name="_1ljsd9k" w:colFirst="0" w:colLast="0"/>
      <w:bookmarkEnd w:id="130"/>
      <w:r w:rsidRPr="006C5D4D">
        <w:rPr>
          <w:i/>
          <w:noProof/>
          <w:color w:val="000000"/>
          <w:sz w:val="22"/>
          <w:szCs w:val="22"/>
        </w:rPr>
        <w:t>Hình 5.1</w:t>
      </w:r>
      <w:r w:rsidRPr="006C5D4D">
        <w:rPr>
          <w:noProof/>
          <w:color w:val="000000"/>
          <w:sz w:val="22"/>
          <w:szCs w:val="22"/>
        </w:rPr>
        <w:t xml:space="preserve"> Giao diện màn hình đăng nhập</w:t>
      </w:r>
    </w:p>
    <w:p w14:paraId="1AB7F5EE"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noProof/>
          <w:color w:val="000000"/>
          <w:sz w:val="26"/>
          <w:szCs w:val="26"/>
        </w:rPr>
        <w:lastRenderedPageBreak/>
        <w:t>Hình 5.1 mô tả màn hình chức năng đăng nhập người dùng. Màn hình này gồm form đăng nhập chưa email và password. Người dùng đăng nhập bằng sử dụng form này để đăng nhập với quyền “manager”. Ngoài ra người dùng với các quyền khác đăng nhập qua Google bằng cá</w:t>
      </w:r>
      <w:r w:rsidRPr="006C5D4D">
        <w:rPr>
          <w:noProof/>
          <w:color w:val="000000"/>
          <w:sz w:val="26"/>
          <w:szCs w:val="26"/>
        </w:rPr>
        <w:t>ch ấn vào nút “Google”. Sau đó điền đầy đủ thông tin và chấp nhận các quyền để truy cập vào hệ thống</w:t>
      </w:r>
    </w:p>
    <w:p w14:paraId="1E627ABD"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noProof/>
          <w:color w:val="000000"/>
          <w:sz w:val="26"/>
          <w:szCs w:val="26"/>
        </w:rPr>
        <w:t>Màn hình quản lý báo cáo công việc</w:t>
      </w:r>
    </w:p>
    <w:p w14:paraId="430B5EE1" w14:textId="77777777" w:rsidR="00482889" w:rsidRPr="006C5D4D" w:rsidRDefault="00DE60BA">
      <w:pPr>
        <w:keepNext/>
        <w:pBdr>
          <w:top w:val="nil"/>
          <w:left w:val="nil"/>
          <w:bottom w:val="nil"/>
          <w:right w:val="nil"/>
          <w:between w:val="nil"/>
        </w:pBdr>
        <w:spacing w:line="240" w:lineRule="auto"/>
        <w:jc w:val="center"/>
        <w:rPr>
          <w:noProof/>
        </w:rPr>
      </w:pPr>
      <w:r w:rsidRPr="006C5D4D">
        <w:rPr>
          <w:noProof/>
          <w:color w:val="000000"/>
          <w:sz w:val="26"/>
          <w:szCs w:val="26"/>
        </w:rPr>
        <w:drawing>
          <wp:inline distT="0" distB="0" distL="0" distR="0" wp14:anchorId="3C873D7F" wp14:editId="2B4EF792">
            <wp:extent cx="5943600" cy="3589020"/>
            <wp:effectExtent l="0" t="0" r="0" b="0"/>
            <wp:docPr id="11" name="image14.png" descr="https://lh3.googleusercontent.com/bx6rOGMH9NKbOebfJO2dYh7x2ZTto6kzM73xF686gCZTKJKTEgyg2bpzP8i6u9KQ0FK0Xgo3riDR7ey6Fr3GPlvDAjDKvZCGALKOiiCRM7PxF599JRMa4sBGOQGXOypoWpqI8lNe"/>
            <wp:cNvGraphicFramePr/>
            <a:graphic xmlns:a="http://schemas.openxmlformats.org/drawingml/2006/main">
              <a:graphicData uri="http://schemas.openxmlformats.org/drawingml/2006/picture">
                <pic:pic xmlns:pic="http://schemas.openxmlformats.org/drawingml/2006/picture">
                  <pic:nvPicPr>
                    <pic:cNvPr id="0" name="image14.png" descr="https://lh3.googleusercontent.com/bx6rOGMH9NKbOebfJO2dYh7x2ZTto6kzM73xF686gCZTKJKTEgyg2bpzP8i6u9KQ0FK0Xgo3riDR7ey6Fr3GPlvDAjDKvZCGALKOiiCRM7PxF599JRMa4sBGOQGXOypoWpqI8lNe"/>
                    <pic:cNvPicPr preferRelativeResize="0"/>
                  </pic:nvPicPr>
                  <pic:blipFill>
                    <a:blip r:embed="rId51"/>
                    <a:srcRect/>
                    <a:stretch>
                      <a:fillRect/>
                    </a:stretch>
                  </pic:blipFill>
                  <pic:spPr>
                    <a:xfrm>
                      <a:off x="0" y="0"/>
                      <a:ext cx="5943600" cy="3589020"/>
                    </a:xfrm>
                    <a:prstGeom prst="rect">
                      <a:avLst/>
                    </a:prstGeom>
                    <a:ln/>
                  </pic:spPr>
                </pic:pic>
              </a:graphicData>
            </a:graphic>
          </wp:inline>
        </w:drawing>
      </w:r>
    </w:p>
    <w:p w14:paraId="2643BCC0"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31" w:name="_45jfvxd" w:colFirst="0" w:colLast="0"/>
      <w:bookmarkEnd w:id="131"/>
      <w:r w:rsidRPr="006C5D4D">
        <w:rPr>
          <w:i/>
          <w:noProof/>
          <w:color w:val="000000"/>
          <w:sz w:val="22"/>
          <w:szCs w:val="22"/>
        </w:rPr>
        <w:t>Hình 5.2</w:t>
      </w:r>
      <w:r w:rsidRPr="006C5D4D">
        <w:rPr>
          <w:noProof/>
          <w:color w:val="000000"/>
          <w:sz w:val="22"/>
          <w:szCs w:val="22"/>
        </w:rPr>
        <w:t xml:space="preserve"> Giao diện danh sách báo cáo công việc</w:t>
      </w:r>
    </w:p>
    <w:p w14:paraId="0FACD184" w14:textId="77777777" w:rsidR="00482889" w:rsidRPr="006C5D4D" w:rsidRDefault="00DE60BA">
      <w:pPr>
        <w:pBdr>
          <w:top w:val="nil"/>
          <w:left w:val="nil"/>
          <w:bottom w:val="nil"/>
          <w:right w:val="nil"/>
          <w:between w:val="nil"/>
        </w:pBdr>
        <w:spacing w:line="312" w:lineRule="auto"/>
        <w:ind w:firstLine="562"/>
        <w:rPr>
          <w:noProof/>
          <w:color w:val="000000"/>
          <w:sz w:val="26"/>
          <w:szCs w:val="26"/>
        </w:rPr>
      </w:pPr>
      <w:r w:rsidRPr="006C5D4D">
        <w:rPr>
          <w:noProof/>
          <w:color w:val="000000"/>
          <w:sz w:val="26"/>
          <w:szCs w:val="26"/>
        </w:rPr>
        <w:t>Đây là màn hình danh sách công việc mà người dùng đã báo cáo lên hệ thống với quyền truy cập là Admin. Từ giao diện này người dùng có thể thực hiện với các thao tác như thêm báo cáo mới, xuất báo cáo ra file excel, sửa báo cáo, lọc danh sách báo cáo,..và v</w:t>
      </w:r>
      <w:r w:rsidRPr="006C5D4D">
        <w:rPr>
          <w:noProof/>
          <w:color w:val="000000"/>
          <w:sz w:val="26"/>
          <w:szCs w:val="26"/>
        </w:rPr>
        <w:t>ới chức năng tìm kiếm, Admin có thể truy cập tới hệ thống báo cáo của các nhân viên khác trong hệ thống.</w:t>
      </w:r>
    </w:p>
    <w:p w14:paraId="73EE7E88" w14:textId="77777777" w:rsidR="00482889" w:rsidRPr="006C5D4D" w:rsidRDefault="00DE60BA">
      <w:pPr>
        <w:spacing w:after="240"/>
        <w:rPr>
          <w:noProof/>
        </w:rPr>
      </w:pPr>
      <w:r w:rsidRPr="006C5D4D">
        <w:rPr>
          <w:noProof/>
        </w:rPr>
        <w:br/>
      </w:r>
      <w:r w:rsidRPr="006C5D4D">
        <w:rPr>
          <w:noProof/>
        </w:rPr>
        <w:br/>
      </w:r>
    </w:p>
    <w:p w14:paraId="1F790F7C" w14:textId="77777777" w:rsidR="00482889" w:rsidRPr="006C5D4D" w:rsidRDefault="00482889">
      <w:pPr>
        <w:spacing w:after="240"/>
        <w:rPr>
          <w:noProof/>
        </w:rPr>
      </w:pPr>
    </w:p>
    <w:p w14:paraId="0253C711" w14:textId="77777777" w:rsidR="00482889" w:rsidRPr="006C5D4D" w:rsidRDefault="00482889">
      <w:pPr>
        <w:spacing w:after="240"/>
        <w:rPr>
          <w:noProof/>
        </w:rPr>
      </w:pPr>
    </w:p>
    <w:p w14:paraId="6308816F"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noProof/>
          <w:color w:val="000000"/>
          <w:sz w:val="26"/>
          <w:szCs w:val="26"/>
        </w:rPr>
        <w:lastRenderedPageBreak/>
        <w:t>Màn hình thêm mới báo cáo</w:t>
      </w:r>
    </w:p>
    <w:p w14:paraId="585A6A40"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rPr>
        <w:drawing>
          <wp:inline distT="0" distB="0" distL="0" distR="0" wp14:anchorId="0F7C6BFE" wp14:editId="33479B7B">
            <wp:extent cx="5943600" cy="4945380"/>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2"/>
                    <a:srcRect/>
                    <a:stretch>
                      <a:fillRect/>
                    </a:stretch>
                  </pic:blipFill>
                  <pic:spPr>
                    <a:xfrm>
                      <a:off x="0" y="0"/>
                      <a:ext cx="5943600" cy="4945380"/>
                    </a:xfrm>
                    <a:prstGeom prst="rect">
                      <a:avLst/>
                    </a:prstGeom>
                    <a:ln/>
                  </pic:spPr>
                </pic:pic>
              </a:graphicData>
            </a:graphic>
          </wp:inline>
        </w:drawing>
      </w:r>
    </w:p>
    <w:p w14:paraId="1FAAEB73"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32" w:name="_2koq656" w:colFirst="0" w:colLast="0"/>
      <w:bookmarkEnd w:id="132"/>
      <w:r w:rsidRPr="006C5D4D">
        <w:rPr>
          <w:i/>
          <w:noProof/>
          <w:color w:val="000000"/>
          <w:sz w:val="22"/>
          <w:szCs w:val="22"/>
        </w:rPr>
        <w:t>Hình 5.3</w:t>
      </w:r>
      <w:r w:rsidRPr="006C5D4D">
        <w:rPr>
          <w:noProof/>
          <w:color w:val="000000"/>
          <w:sz w:val="22"/>
          <w:szCs w:val="22"/>
        </w:rPr>
        <w:t xml:space="preserve"> Giao diện thêm mới báo cáo công việc</w:t>
      </w:r>
    </w:p>
    <w:p w14:paraId="7B175837" w14:textId="77777777" w:rsidR="00482889" w:rsidRPr="006C5D4D" w:rsidRDefault="00DE60BA">
      <w:pPr>
        <w:pBdr>
          <w:top w:val="nil"/>
          <w:left w:val="nil"/>
          <w:bottom w:val="nil"/>
          <w:right w:val="nil"/>
          <w:between w:val="nil"/>
        </w:pBdr>
        <w:spacing w:line="312" w:lineRule="auto"/>
        <w:ind w:firstLine="562"/>
        <w:jc w:val="both"/>
        <w:rPr>
          <w:noProof/>
          <w:color w:val="000000"/>
          <w:sz w:val="26"/>
          <w:szCs w:val="26"/>
        </w:rPr>
      </w:pPr>
      <w:r w:rsidRPr="006C5D4D">
        <w:rPr>
          <w:noProof/>
          <w:color w:val="000000"/>
          <w:sz w:val="26"/>
          <w:szCs w:val="26"/>
        </w:rPr>
        <w:t>Hình 5.3 trên đây mô tả giao diện màn hình thêm mới một báo cáo vào hệ thống. Tại đây người dùng nhập các trường thông tin tương ứng với công việc mà mình báo cáo. Lưu ý những trường * là những trường yêu cầu người dùng bắt buộc phải nhập. Sau khi hoàn thi</w:t>
      </w:r>
      <w:r w:rsidRPr="006C5D4D">
        <w:rPr>
          <w:noProof/>
          <w:color w:val="000000"/>
          <w:sz w:val="26"/>
          <w:szCs w:val="26"/>
        </w:rPr>
        <w:t>ện các trường thông tin người dùng ấn “Submit” để thêm mới một báo cáo vào hệ thống.</w:t>
      </w:r>
    </w:p>
    <w:p w14:paraId="49A03416" w14:textId="77777777" w:rsidR="00482889" w:rsidRPr="006C5D4D" w:rsidRDefault="00482889">
      <w:pPr>
        <w:pBdr>
          <w:top w:val="nil"/>
          <w:left w:val="nil"/>
          <w:bottom w:val="nil"/>
          <w:right w:val="nil"/>
          <w:between w:val="nil"/>
        </w:pBdr>
        <w:spacing w:line="240" w:lineRule="auto"/>
        <w:rPr>
          <w:noProof/>
          <w:color w:val="000000"/>
        </w:rPr>
      </w:pPr>
    </w:p>
    <w:p w14:paraId="21FAFE72" w14:textId="77777777" w:rsidR="00482889" w:rsidRPr="006C5D4D" w:rsidRDefault="00482889">
      <w:pPr>
        <w:pBdr>
          <w:top w:val="nil"/>
          <w:left w:val="nil"/>
          <w:bottom w:val="nil"/>
          <w:right w:val="nil"/>
          <w:between w:val="nil"/>
        </w:pBdr>
        <w:spacing w:line="240" w:lineRule="auto"/>
        <w:rPr>
          <w:noProof/>
          <w:color w:val="000000"/>
        </w:rPr>
      </w:pPr>
    </w:p>
    <w:p w14:paraId="350015B6" w14:textId="77777777" w:rsidR="00482889" w:rsidRPr="006C5D4D" w:rsidRDefault="00482889">
      <w:pPr>
        <w:pBdr>
          <w:top w:val="nil"/>
          <w:left w:val="nil"/>
          <w:bottom w:val="nil"/>
          <w:right w:val="nil"/>
          <w:between w:val="nil"/>
        </w:pBdr>
        <w:spacing w:line="240" w:lineRule="auto"/>
        <w:rPr>
          <w:noProof/>
          <w:color w:val="000000"/>
        </w:rPr>
      </w:pPr>
    </w:p>
    <w:p w14:paraId="5F4DA6BB" w14:textId="77777777" w:rsidR="00482889" w:rsidRPr="006C5D4D" w:rsidRDefault="00482889">
      <w:pPr>
        <w:pBdr>
          <w:top w:val="nil"/>
          <w:left w:val="nil"/>
          <w:bottom w:val="nil"/>
          <w:right w:val="nil"/>
          <w:between w:val="nil"/>
        </w:pBdr>
        <w:spacing w:line="240" w:lineRule="auto"/>
        <w:rPr>
          <w:noProof/>
          <w:color w:val="000000"/>
        </w:rPr>
      </w:pPr>
    </w:p>
    <w:p w14:paraId="410235F1" w14:textId="77777777" w:rsidR="00482889" w:rsidRPr="006C5D4D" w:rsidRDefault="00482889">
      <w:pPr>
        <w:pBdr>
          <w:top w:val="nil"/>
          <w:left w:val="nil"/>
          <w:bottom w:val="nil"/>
          <w:right w:val="nil"/>
          <w:between w:val="nil"/>
        </w:pBdr>
        <w:spacing w:line="240" w:lineRule="auto"/>
        <w:rPr>
          <w:noProof/>
          <w:color w:val="000000"/>
        </w:rPr>
      </w:pPr>
    </w:p>
    <w:p w14:paraId="0CDC2882" w14:textId="77777777" w:rsidR="00482889" w:rsidRPr="006C5D4D" w:rsidRDefault="00DE60BA">
      <w:pPr>
        <w:pBdr>
          <w:top w:val="nil"/>
          <w:left w:val="nil"/>
          <w:bottom w:val="nil"/>
          <w:right w:val="nil"/>
          <w:between w:val="nil"/>
        </w:pBdr>
        <w:spacing w:line="240" w:lineRule="auto"/>
        <w:rPr>
          <w:b/>
          <w:noProof/>
          <w:color w:val="000000"/>
          <w:sz w:val="26"/>
          <w:szCs w:val="26"/>
        </w:rPr>
      </w:pPr>
      <w:r w:rsidRPr="006C5D4D">
        <w:rPr>
          <w:b/>
          <w:noProof/>
          <w:color w:val="000000"/>
          <w:sz w:val="26"/>
          <w:szCs w:val="26"/>
        </w:rPr>
        <w:lastRenderedPageBreak/>
        <w:t xml:space="preserve">Màn hình </w:t>
      </w:r>
      <w:r w:rsidRPr="006C5D4D">
        <w:rPr>
          <w:b/>
          <w:noProof/>
          <w:sz w:val="26"/>
          <w:szCs w:val="26"/>
        </w:rPr>
        <w:t>quản</w:t>
      </w:r>
      <w:r w:rsidRPr="006C5D4D">
        <w:rPr>
          <w:b/>
          <w:noProof/>
          <w:color w:val="000000"/>
          <w:sz w:val="26"/>
          <w:szCs w:val="26"/>
        </w:rPr>
        <w:t xml:space="preserve"> lý người dùng</w:t>
      </w:r>
    </w:p>
    <w:p w14:paraId="750AC16A" w14:textId="77777777" w:rsidR="00482889" w:rsidRPr="006C5D4D" w:rsidRDefault="00DE60BA">
      <w:pPr>
        <w:keepNext/>
        <w:pBdr>
          <w:top w:val="nil"/>
          <w:left w:val="nil"/>
          <w:bottom w:val="nil"/>
          <w:right w:val="nil"/>
          <w:between w:val="nil"/>
        </w:pBdr>
        <w:spacing w:line="240" w:lineRule="auto"/>
        <w:jc w:val="center"/>
        <w:rPr>
          <w:noProof/>
        </w:rPr>
      </w:pPr>
      <w:r w:rsidRPr="006C5D4D">
        <w:rPr>
          <w:noProof/>
          <w:color w:val="000000"/>
        </w:rPr>
        <w:drawing>
          <wp:inline distT="0" distB="0" distL="114300" distR="114300" wp14:anchorId="5D249DF7" wp14:editId="60CCF63A">
            <wp:extent cx="5928360" cy="397764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3"/>
                    <a:srcRect/>
                    <a:stretch>
                      <a:fillRect/>
                    </a:stretch>
                  </pic:blipFill>
                  <pic:spPr>
                    <a:xfrm>
                      <a:off x="0" y="0"/>
                      <a:ext cx="5928360" cy="3977640"/>
                    </a:xfrm>
                    <a:prstGeom prst="rect">
                      <a:avLst/>
                    </a:prstGeom>
                    <a:ln/>
                  </pic:spPr>
                </pic:pic>
              </a:graphicData>
            </a:graphic>
          </wp:inline>
        </w:drawing>
      </w:r>
    </w:p>
    <w:p w14:paraId="38AAF692"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33" w:name="_zu0gcz" w:colFirst="0" w:colLast="0"/>
      <w:bookmarkEnd w:id="133"/>
      <w:r w:rsidRPr="006C5D4D">
        <w:rPr>
          <w:i/>
          <w:noProof/>
          <w:color w:val="000000"/>
          <w:sz w:val="22"/>
          <w:szCs w:val="22"/>
        </w:rPr>
        <w:t xml:space="preserve">Hình 5.4 </w:t>
      </w:r>
      <w:r w:rsidRPr="006C5D4D">
        <w:rPr>
          <w:noProof/>
          <w:color w:val="000000"/>
          <w:sz w:val="22"/>
          <w:szCs w:val="22"/>
        </w:rPr>
        <w:t>Giao diện quản lý người dùng</w:t>
      </w:r>
    </w:p>
    <w:p w14:paraId="11C20AA5"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noProof/>
          <w:color w:val="000000"/>
          <w:sz w:val="26"/>
          <w:szCs w:val="26"/>
        </w:rPr>
        <w:t>Hình 5.4 hiển thị giao diện quản lý người dùng của admin. Tại giao diện này admin có thể thêm người dùng manager mới với username password bằng cách ấn vào button “Add user” hoặc thực hiện sửa các trường thông tin của user bằng cách ấn vào row chứa tên ngư</w:t>
      </w:r>
      <w:r w:rsidRPr="006C5D4D">
        <w:rPr>
          <w:noProof/>
          <w:color w:val="000000"/>
          <w:sz w:val="26"/>
          <w:szCs w:val="26"/>
        </w:rPr>
        <w:t>ời dùng. Khi thêm người dùng vào một dự án thông tin data của người dùng đó cũng sẽ được thêm vào danh sách dự án tại mục quản lý dự án.</w:t>
      </w:r>
    </w:p>
    <w:p w14:paraId="5C1F19FB" w14:textId="77777777" w:rsidR="00482889" w:rsidRPr="006C5D4D" w:rsidRDefault="00482889">
      <w:pPr>
        <w:pBdr>
          <w:top w:val="nil"/>
          <w:left w:val="nil"/>
          <w:bottom w:val="nil"/>
          <w:right w:val="nil"/>
          <w:between w:val="nil"/>
        </w:pBdr>
        <w:spacing w:line="240" w:lineRule="auto"/>
        <w:rPr>
          <w:noProof/>
          <w:color w:val="000000"/>
        </w:rPr>
      </w:pPr>
    </w:p>
    <w:p w14:paraId="30349B4F" w14:textId="77777777" w:rsidR="00482889" w:rsidRPr="006C5D4D" w:rsidRDefault="00482889">
      <w:pPr>
        <w:pBdr>
          <w:top w:val="nil"/>
          <w:left w:val="nil"/>
          <w:bottom w:val="nil"/>
          <w:right w:val="nil"/>
          <w:between w:val="nil"/>
        </w:pBdr>
        <w:spacing w:line="240" w:lineRule="auto"/>
        <w:rPr>
          <w:noProof/>
          <w:color w:val="000000"/>
        </w:rPr>
      </w:pPr>
    </w:p>
    <w:p w14:paraId="6D36F977" w14:textId="77777777" w:rsidR="00482889" w:rsidRPr="006C5D4D" w:rsidRDefault="00482889">
      <w:pPr>
        <w:pBdr>
          <w:top w:val="nil"/>
          <w:left w:val="nil"/>
          <w:bottom w:val="nil"/>
          <w:right w:val="nil"/>
          <w:between w:val="nil"/>
        </w:pBdr>
        <w:spacing w:line="240" w:lineRule="auto"/>
        <w:rPr>
          <w:noProof/>
          <w:color w:val="000000"/>
        </w:rPr>
      </w:pPr>
    </w:p>
    <w:p w14:paraId="710D4D47" w14:textId="77777777" w:rsidR="00482889" w:rsidRPr="006C5D4D" w:rsidRDefault="00482889">
      <w:pPr>
        <w:pBdr>
          <w:top w:val="nil"/>
          <w:left w:val="nil"/>
          <w:bottom w:val="nil"/>
          <w:right w:val="nil"/>
          <w:between w:val="nil"/>
        </w:pBdr>
        <w:spacing w:line="240" w:lineRule="auto"/>
        <w:rPr>
          <w:noProof/>
          <w:color w:val="000000"/>
        </w:rPr>
      </w:pPr>
    </w:p>
    <w:p w14:paraId="265A9129" w14:textId="77777777" w:rsidR="00482889" w:rsidRPr="006C5D4D" w:rsidRDefault="00482889">
      <w:pPr>
        <w:pBdr>
          <w:top w:val="nil"/>
          <w:left w:val="nil"/>
          <w:bottom w:val="nil"/>
          <w:right w:val="nil"/>
          <w:between w:val="nil"/>
        </w:pBdr>
        <w:spacing w:line="240" w:lineRule="auto"/>
        <w:rPr>
          <w:noProof/>
          <w:color w:val="000000"/>
        </w:rPr>
      </w:pPr>
    </w:p>
    <w:p w14:paraId="7B7F88D0" w14:textId="77777777" w:rsidR="00482889" w:rsidRPr="006C5D4D" w:rsidRDefault="00482889">
      <w:pPr>
        <w:pBdr>
          <w:top w:val="nil"/>
          <w:left w:val="nil"/>
          <w:bottom w:val="nil"/>
          <w:right w:val="nil"/>
          <w:between w:val="nil"/>
        </w:pBdr>
        <w:spacing w:line="240" w:lineRule="auto"/>
        <w:rPr>
          <w:noProof/>
          <w:color w:val="000000"/>
        </w:rPr>
      </w:pPr>
    </w:p>
    <w:p w14:paraId="66B0993C" w14:textId="77777777" w:rsidR="00482889" w:rsidRPr="006C5D4D" w:rsidRDefault="00482889">
      <w:pPr>
        <w:pBdr>
          <w:top w:val="nil"/>
          <w:left w:val="nil"/>
          <w:bottom w:val="nil"/>
          <w:right w:val="nil"/>
          <w:between w:val="nil"/>
        </w:pBdr>
        <w:spacing w:line="240" w:lineRule="auto"/>
        <w:rPr>
          <w:noProof/>
          <w:color w:val="000000"/>
        </w:rPr>
      </w:pPr>
    </w:p>
    <w:p w14:paraId="1FF36E70" w14:textId="77777777" w:rsidR="00482889" w:rsidRPr="006C5D4D" w:rsidRDefault="00482889">
      <w:pPr>
        <w:pBdr>
          <w:top w:val="nil"/>
          <w:left w:val="nil"/>
          <w:bottom w:val="nil"/>
          <w:right w:val="nil"/>
          <w:between w:val="nil"/>
        </w:pBdr>
        <w:spacing w:line="240" w:lineRule="auto"/>
        <w:rPr>
          <w:noProof/>
          <w:color w:val="000000"/>
        </w:rPr>
      </w:pPr>
    </w:p>
    <w:p w14:paraId="58E077C8" w14:textId="77777777" w:rsidR="00482889" w:rsidRPr="006C5D4D" w:rsidRDefault="00DE60BA">
      <w:pPr>
        <w:pBdr>
          <w:top w:val="nil"/>
          <w:left w:val="nil"/>
          <w:bottom w:val="nil"/>
          <w:right w:val="nil"/>
          <w:between w:val="nil"/>
        </w:pBdr>
        <w:spacing w:line="240" w:lineRule="auto"/>
        <w:rPr>
          <w:noProof/>
          <w:color w:val="000000"/>
          <w:sz w:val="26"/>
          <w:szCs w:val="26"/>
        </w:rPr>
      </w:pPr>
      <w:r w:rsidRPr="006C5D4D">
        <w:rPr>
          <w:b/>
          <w:noProof/>
          <w:color w:val="000000"/>
          <w:sz w:val="26"/>
          <w:szCs w:val="26"/>
        </w:rPr>
        <w:lastRenderedPageBreak/>
        <w:t>Màn hình quản lý file Drive</w:t>
      </w:r>
    </w:p>
    <w:p w14:paraId="36601D3B" w14:textId="77777777" w:rsidR="00482889" w:rsidRPr="006C5D4D" w:rsidRDefault="00DE60BA">
      <w:pPr>
        <w:keepNext/>
        <w:pBdr>
          <w:top w:val="nil"/>
          <w:left w:val="nil"/>
          <w:bottom w:val="nil"/>
          <w:right w:val="nil"/>
          <w:between w:val="nil"/>
        </w:pBdr>
        <w:spacing w:line="240" w:lineRule="auto"/>
        <w:jc w:val="center"/>
        <w:rPr>
          <w:noProof/>
        </w:rPr>
      </w:pPr>
      <w:r w:rsidRPr="006C5D4D">
        <w:rPr>
          <w:b/>
          <w:noProof/>
          <w:color w:val="000000"/>
          <w:sz w:val="26"/>
          <w:szCs w:val="26"/>
        </w:rPr>
        <w:drawing>
          <wp:inline distT="0" distB="0" distL="0" distR="0" wp14:anchorId="320F05AF" wp14:editId="0559D2A9">
            <wp:extent cx="5943600" cy="2964180"/>
            <wp:effectExtent l="0" t="0" r="0" b="0"/>
            <wp:docPr id="1" name="image22.png" descr="https://lh4.googleusercontent.com/1IoPsjJphZhWJxwrjZxZ162JqPrpXOfKO0IU4AonJJ9eQ5_kcW2d1nX8OKEEVy6Dod2B0TpzAvjHBYifLT6QR6mXfOT9AqS0lZjcInsRP1CFSgadlgqcRULw5lcvhINg_l5Ea5e4"/>
            <wp:cNvGraphicFramePr/>
            <a:graphic xmlns:a="http://schemas.openxmlformats.org/drawingml/2006/main">
              <a:graphicData uri="http://schemas.openxmlformats.org/drawingml/2006/picture">
                <pic:pic xmlns:pic="http://schemas.openxmlformats.org/drawingml/2006/picture">
                  <pic:nvPicPr>
                    <pic:cNvPr id="0" name="image22.png" descr="https://lh4.googleusercontent.com/1IoPsjJphZhWJxwrjZxZ162JqPrpXOfKO0IU4AonJJ9eQ5_kcW2d1nX8OKEEVy6Dod2B0TpzAvjHBYifLT6QR6mXfOT9AqS0lZjcInsRP1CFSgadlgqcRULw5lcvhINg_l5Ea5e4"/>
                    <pic:cNvPicPr preferRelativeResize="0"/>
                  </pic:nvPicPr>
                  <pic:blipFill>
                    <a:blip r:embed="rId54"/>
                    <a:srcRect/>
                    <a:stretch>
                      <a:fillRect/>
                    </a:stretch>
                  </pic:blipFill>
                  <pic:spPr>
                    <a:xfrm>
                      <a:off x="0" y="0"/>
                      <a:ext cx="5943600" cy="2964180"/>
                    </a:xfrm>
                    <a:prstGeom prst="rect">
                      <a:avLst/>
                    </a:prstGeom>
                    <a:ln/>
                  </pic:spPr>
                </pic:pic>
              </a:graphicData>
            </a:graphic>
          </wp:inline>
        </w:drawing>
      </w:r>
    </w:p>
    <w:p w14:paraId="204E37A7"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34" w:name="_3jtnz0s" w:colFirst="0" w:colLast="0"/>
      <w:bookmarkEnd w:id="134"/>
      <w:r w:rsidRPr="006C5D4D">
        <w:rPr>
          <w:i/>
          <w:noProof/>
          <w:color w:val="000000"/>
          <w:sz w:val="22"/>
          <w:szCs w:val="22"/>
        </w:rPr>
        <w:t xml:space="preserve">Hình 5.5 </w:t>
      </w:r>
      <w:r w:rsidRPr="006C5D4D">
        <w:rPr>
          <w:noProof/>
          <w:color w:val="000000"/>
          <w:sz w:val="22"/>
          <w:szCs w:val="22"/>
        </w:rPr>
        <w:t>Giao diện quản lý file Drive</w:t>
      </w:r>
    </w:p>
    <w:p w14:paraId="73B9C5A0"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noProof/>
          <w:color w:val="000000"/>
          <w:sz w:val="26"/>
          <w:szCs w:val="26"/>
        </w:rPr>
        <w:t>Trên đây là giao diện quản lý file Drive của gmail đăng nhập cũng như quản lý file đính kèm theo báo cáo của người dùng. Trong giao diện này người dùng có thể thêm file mới, xóa file hoặc đi tới thư mục chi tiết của file trong Google Drive. Đồng thời có th</w:t>
      </w:r>
      <w:r w:rsidRPr="006C5D4D">
        <w:rPr>
          <w:noProof/>
          <w:color w:val="000000"/>
          <w:sz w:val="26"/>
          <w:szCs w:val="26"/>
        </w:rPr>
        <w:t>ể xem được dung lượng còn trống còn lại của Drive.</w:t>
      </w:r>
    </w:p>
    <w:p w14:paraId="38DF81AA" w14:textId="77777777" w:rsidR="00482889" w:rsidRPr="006C5D4D" w:rsidRDefault="00DE60BA">
      <w:pPr>
        <w:rPr>
          <w:noProof/>
        </w:rPr>
      </w:pPr>
      <w:r w:rsidRPr="006C5D4D">
        <w:rPr>
          <w:noProof/>
        </w:rPr>
        <w:br w:type="page"/>
      </w:r>
    </w:p>
    <w:p w14:paraId="717E1805" w14:textId="77777777" w:rsidR="00482889" w:rsidRPr="006C5D4D" w:rsidRDefault="00DE60BA">
      <w:pPr>
        <w:pBdr>
          <w:top w:val="nil"/>
          <w:left w:val="nil"/>
          <w:bottom w:val="nil"/>
          <w:right w:val="nil"/>
          <w:between w:val="nil"/>
        </w:pBdr>
        <w:spacing w:line="240" w:lineRule="auto"/>
        <w:rPr>
          <w:b/>
          <w:noProof/>
          <w:color w:val="000000"/>
          <w:sz w:val="26"/>
          <w:szCs w:val="26"/>
        </w:rPr>
      </w:pPr>
      <w:r w:rsidRPr="006C5D4D">
        <w:rPr>
          <w:b/>
          <w:noProof/>
          <w:color w:val="000000"/>
          <w:sz w:val="26"/>
          <w:szCs w:val="26"/>
        </w:rPr>
        <w:lastRenderedPageBreak/>
        <w:t>Màn hình danh sách dự án Jira</w:t>
      </w:r>
    </w:p>
    <w:p w14:paraId="0D6C59AD" w14:textId="77777777" w:rsidR="00482889" w:rsidRPr="006C5D4D" w:rsidRDefault="00DE60BA">
      <w:pPr>
        <w:keepNext/>
        <w:pBdr>
          <w:top w:val="nil"/>
          <w:left w:val="nil"/>
          <w:bottom w:val="nil"/>
          <w:right w:val="nil"/>
          <w:between w:val="nil"/>
        </w:pBdr>
        <w:spacing w:line="240" w:lineRule="auto"/>
        <w:rPr>
          <w:noProof/>
        </w:rPr>
      </w:pPr>
      <w:r w:rsidRPr="006C5D4D">
        <w:rPr>
          <w:noProof/>
          <w:color w:val="000000"/>
          <w:sz w:val="26"/>
          <w:szCs w:val="26"/>
        </w:rPr>
        <w:drawing>
          <wp:inline distT="0" distB="0" distL="0" distR="0" wp14:anchorId="61F346D4" wp14:editId="4CF11E03">
            <wp:extent cx="5943600" cy="2785745"/>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5943600" cy="2785745"/>
                    </a:xfrm>
                    <a:prstGeom prst="rect">
                      <a:avLst/>
                    </a:prstGeom>
                    <a:ln/>
                  </pic:spPr>
                </pic:pic>
              </a:graphicData>
            </a:graphic>
          </wp:inline>
        </w:drawing>
      </w:r>
    </w:p>
    <w:p w14:paraId="10B8FE05"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35" w:name="_1yyy98l" w:colFirst="0" w:colLast="0"/>
      <w:bookmarkEnd w:id="135"/>
      <w:r w:rsidRPr="006C5D4D">
        <w:rPr>
          <w:i/>
          <w:noProof/>
          <w:color w:val="000000"/>
          <w:sz w:val="22"/>
          <w:szCs w:val="22"/>
        </w:rPr>
        <w:t>Hình 5.6</w:t>
      </w:r>
      <w:r w:rsidRPr="006C5D4D">
        <w:rPr>
          <w:noProof/>
          <w:color w:val="000000"/>
          <w:sz w:val="22"/>
          <w:szCs w:val="22"/>
        </w:rPr>
        <w:t xml:space="preserve"> Giao diện danh sách dự án từ Jira</w:t>
      </w:r>
    </w:p>
    <w:p w14:paraId="23F5B3D3" w14:textId="77777777" w:rsidR="00482889" w:rsidRPr="006C5D4D" w:rsidRDefault="00DE60BA">
      <w:pPr>
        <w:pBdr>
          <w:top w:val="nil"/>
          <w:left w:val="nil"/>
          <w:bottom w:val="nil"/>
          <w:right w:val="nil"/>
          <w:between w:val="nil"/>
        </w:pBdr>
        <w:spacing w:line="312" w:lineRule="auto"/>
        <w:ind w:firstLine="562"/>
        <w:jc w:val="both"/>
        <w:rPr>
          <w:noProof/>
          <w:color w:val="000000"/>
          <w:sz w:val="26"/>
          <w:szCs w:val="26"/>
        </w:rPr>
      </w:pPr>
      <w:r w:rsidRPr="006C5D4D">
        <w:rPr>
          <w:noProof/>
          <w:color w:val="000000"/>
          <w:sz w:val="26"/>
          <w:szCs w:val="26"/>
        </w:rPr>
        <w:t xml:space="preserve">Trên đây là giao diện màn hình hiển thị danh sách các dự án tham gia theo công ty mà gmail có quyền truy cập ở Jira software. Từ giao diện này người dùng có thể xem danh sách các dự án mình được giao công việc và ấn “View issue” để xem danh sách công việc </w:t>
      </w:r>
      <w:r w:rsidRPr="006C5D4D">
        <w:rPr>
          <w:noProof/>
          <w:color w:val="000000"/>
          <w:sz w:val="26"/>
          <w:szCs w:val="26"/>
        </w:rPr>
        <w:t>mình được giao.</w:t>
      </w:r>
    </w:p>
    <w:p w14:paraId="24006D5C" w14:textId="77777777" w:rsidR="00482889" w:rsidRPr="006C5D4D" w:rsidRDefault="00DE60BA">
      <w:pPr>
        <w:rPr>
          <w:noProof/>
          <w:sz w:val="26"/>
          <w:szCs w:val="26"/>
        </w:rPr>
      </w:pPr>
      <w:r w:rsidRPr="006C5D4D">
        <w:rPr>
          <w:noProof/>
        </w:rPr>
        <w:br w:type="page"/>
      </w:r>
    </w:p>
    <w:p w14:paraId="3F7035BE" w14:textId="77777777" w:rsidR="00482889" w:rsidRPr="006C5D4D" w:rsidRDefault="00DE60BA">
      <w:pPr>
        <w:pBdr>
          <w:top w:val="nil"/>
          <w:left w:val="nil"/>
          <w:bottom w:val="nil"/>
          <w:right w:val="nil"/>
          <w:between w:val="nil"/>
        </w:pBdr>
        <w:spacing w:line="240" w:lineRule="auto"/>
        <w:rPr>
          <w:b/>
          <w:noProof/>
          <w:color w:val="000000"/>
          <w:sz w:val="26"/>
          <w:szCs w:val="26"/>
        </w:rPr>
      </w:pPr>
      <w:r w:rsidRPr="006C5D4D">
        <w:rPr>
          <w:b/>
          <w:noProof/>
          <w:color w:val="000000"/>
          <w:sz w:val="26"/>
          <w:szCs w:val="26"/>
        </w:rPr>
        <w:lastRenderedPageBreak/>
        <w:t>Màn hình danh sách báo cáo được giao trên Jira</w:t>
      </w:r>
    </w:p>
    <w:p w14:paraId="4ECA9343" w14:textId="77777777" w:rsidR="00482889" w:rsidRPr="006C5D4D" w:rsidRDefault="00DE60BA">
      <w:pPr>
        <w:keepNext/>
        <w:pBdr>
          <w:top w:val="nil"/>
          <w:left w:val="nil"/>
          <w:bottom w:val="nil"/>
          <w:right w:val="nil"/>
          <w:between w:val="nil"/>
        </w:pBdr>
        <w:spacing w:line="240" w:lineRule="auto"/>
        <w:rPr>
          <w:noProof/>
        </w:rPr>
      </w:pPr>
      <w:r w:rsidRPr="006C5D4D">
        <w:rPr>
          <w:b/>
          <w:noProof/>
          <w:color w:val="000000"/>
          <w:sz w:val="26"/>
          <w:szCs w:val="26"/>
        </w:rPr>
        <w:drawing>
          <wp:inline distT="0" distB="0" distL="0" distR="0" wp14:anchorId="5919419D" wp14:editId="38F70CC9">
            <wp:extent cx="5943600" cy="314388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5943600" cy="3143885"/>
                    </a:xfrm>
                    <a:prstGeom prst="rect">
                      <a:avLst/>
                    </a:prstGeom>
                    <a:ln/>
                  </pic:spPr>
                </pic:pic>
              </a:graphicData>
            </a:graphic>
          </wp:inline>
        </w:drawing>
      </w:r>
    </w:p>
    <w:p w14:paraId="4C8057FE" w14:textId="77777777" w:rsidR="00482889" w:rsidRPr="006C5D4D" w:rsidRDefault="00DE60BA">
      <w:pPr>
        <w:pBdr>
          <w:top w:val="nil"/>
          <w:left w:val="nil"/>
          <w:bottom w:val="nil"/>
          <w:right w:val="nil"/>
          <w:between w:val="nil"/>
        </w:pBdr>
        <w:spacing w:after="200" w:line="240" w:lineRule="auto"/>
        <w:jc w:val="center"/>
        <w:rPr>
          <w:i/>
          <w:noProof/>
          <w:color w:val="000000"/>
          <w:sz w:val="22"/>
          <w:szCs w:val="22"/>
        </w:rPr>
      </w:pPr>
      <w:bookmarkStart w:id="136" w:name="_4iylrwe" w:colFirst="0" w:colLast="0"/>
      <w:bookmarkEnd w:id="136"/>
      <w:r w:rsidRPr="006C5D4D">
        <w:rPr>
          <w:i/>
          <w:noProof/>
          <w:color w:val="000000"/>
          <w:sz w:val="22"/>
          <w:szCs w:val="22"/>
        </w:rPr>
        <w:t>Hình 5.7</w:t>
      </w:r>
      <w:r w:rsidRPr="006C5D4D">
        <w:rPr>
          <w:noProof/>
          <w:color w:val="000000"/>
          <w:sz w:val="22"/>
          <w:szCs w:val="22"/>
        </w:rPr>
        <w:t xml:space="preserve"> Giao diện danh sách báo cáo từ Jira</w:t>
      </w:r>
    </w:p>
    <w:p w14:paraId="72BC7F44" w14:textId="77777777" w:rsidR="00482889" w:rsidRPr="006C5D4D" w:rsidRDefault="00DE60BA">
      <w:pPr>
        <w:pBdr>
          <w:top w:val="nil"/>
          <w:left w:val="nil"/>
          <w:bottom w:val="nil"/>
          <w:right w:val="nil"/>
          <w:between w:val="nil"/>
        </w:pBdr>
        <w:spacing w:before="120" w:after="120" w:line="312" w:lineRule="auto"/>
        <w:ind w:firstLine="562"/>
        <w:jc w:val="both"/>
        <w:rPr>
          <w:noProof/>
          <w:color w:val="000000"/>
          <w:sz w:val="26"/>
          <w:szCs w:val="26"/>
        </w:rPr>
      </w:pPr>
      <w:r w:rsidRPr="006C5D4D">
        <w:rPr>
          <w:noProof/>
          <w:color w:val="000000"/>
          <w:sz w:val="26"/>
          <w:szCs w:val="26"/>
        </w:rPr>
        <w:t xml:space="preserve">Hình 5.7 là giao diện hiển thị danh sách các báo cáo mà người dùng được giao trân trang Jira software. Tại đây người dùng có thể xem thông tin chi tiết bằng cách ấn vào báo cáo theo từng hàng, một cửa sổ nhỏ sẽ được hiện ra bên phải </w:t>
      </w:r>
      <w:r w:rsidRPr="006C5D4D">
        <w:rPr>
          <w:noProof/>
          <w:sz w:val="26"/>
          <w:szCs w:val="26"/>
        </w:rPr>
        <w:t>chứa</w:t>
      </w:r>
      <w:r w:rsidRPr="006C5D4D">
        <w:rPr>
          <w:noProof/>
          <w:color w:val="000000"/>
          <w:sz w:val="26"/>
          <w:szCs w:val="26"/>
        </w:rPr>
        <w:t xml:space="preserve"> tất cả thông tin v</w:t>
      </w:r>
      <w:r w:rsidRPr="006C5D4D">
        <w:rPr>
          <w:noProof/>
          <w:color w:val="000000"/>
          <w:sz w:val="26"/>
          <w:szCs w:val="26"/>
        </w:rPr>
        <w:t>ề báo cáo công việc đó. Hơn nữa người dùng cũng cũng có thể chỉ định  những báo cáo này về hệ thống báo cáo công việc cá nhân.</w:t>
      </w:r>
    </w:p>
    <w:p w14:paraId="446B454B" w14:textId="77777777" w:rsidR="00482889" w:rsidRPr="006C5D4D" w:rsidRDefault="00DE60BA">
      <w:pPr>
        <w:rPr>
          <w:noProof/>
          <w:color w:val="000000"/>
        </w:rPr>
      </w:pPr>
      <w:r w:rsidRPr="006C5D4D">
        <w:rPr>
          <w:noProof/>
        </w:rPr>
        <w:br w:type="page"/>
      </w:r>
    </w:p>
    <w:p w14:paraId="624E362B" w14:textId="77777777" w:rsidR="00482889" w:rsidRPr="006C5D4D" w:rsidRDefault="00DE60BA">
      <w:pPr>
        <w:pStyle w:val="Heading1"/>
        <w:jc w:val="center"/>
        <w:rPr>
          <w:noProof/>
        </w:rPr>
      </w:pPr>
      <w:bookmarkStart w:id="137" w:name="_2y3w247" w:colFirst="0" w:colLast="0"/>
      <w:bookmarkEnd w:id="137"/>
      <w:r w:rsidRPr="006C5D4D">
        <w:rPr>
          <w:noProof/>
        </w:rPr>
        <w:lastRenderedPageBreak/>
        <w:t>CHƯƠNG 6. KẾT LUẬN</w:t>
      </w:r>
    </w:p>
    <w:p w14:paraId="6D810D59" w14:textId="52459BD4" w:rsidR="00482889" w:rsidRPr="006C5D4D" w:rsidRDefault="00DE60BA">
      <w:pPr>
        <w:pStyle w:val="Heading2"/>
        <w:rPr>
          <w:noProof/>
          <w:sz w:val="26"/>
          <w:szCs w:val="26"/>
        </w:rPr>
      </w:pPr>
      <w:bookmarkStart w:id="138" w:name="_1d96cc0" w:colFirst="0" w:colLast="0"/>
      <w:bookmarkEnd w:id="138"/>
      <w:r w:rsidRPr="006C5D4D">
        <w:rPr>
          <w:noProof/>
          <w:color w:val="000000"/>
          <w:sz w:val="26"/>
          <w:szCs w:val="26"/>
        </w:rPr>
        <w:t>6.1</w:t>
      </w:r>
      <w:r w:rsidRPr="006C5D4D">
        <w:rPr>
          <w:noProof/>
          <w:color w:val="000000"/>
          <w:sz w:val="26"/>
          <w:szCs w:val="26"/>
        </w:rPr>
        <w:t>. Kết quả đạt được</w:t>
      </w:r>
    </w:p>
    <w:p w14:paraId="0AEA0798"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bookmarkStart w:id="139" w:name="_3x8tuzt" w:colFirst="0" w:colLast="0"/>
      <w:bookmarkEnd w:id="139"/>
      <w:r w:rsidRPr="006C5D4D">
        <w:rPr>
          <w:noProof/>
          <w:color w:val="000000"/>
          <w:sz w:val="26"/>
          <w:szCs w:val="26"/>
        </w:rPr>
        <w:t xml:space="preserve">Hệ thống đã được triển khai thực tế tại địa chỉ </w:t>
      </w:r>
      <w:hyperlink r:id="rId57">
        <w:r w:rsidRPr="006C5D4D">
          <w:rPr>
            <w:noProof/>
            <w:color w:val="1155CC"/>
            <w:sz w:val="26"/>
            <w:szCs w:val="26"/>
            <w:u w:val="single"/>
          </w:rPr>
          <w:t>https://task.teneocto.io/</w:t>
        </w:r>
      </w:hyperlink>
      <w:r w:rsidRPr="006C5D4D">
        <w:rPr>
          <w:noProof/>
          <w:color w:val="000000"/>
          <w:sz w:val="26"/>
          <w:szCs w:val="26"/>
        </w:rPr>
        <w:t xml:space="preserve"> kể từ tháng 3/2021 và đáp ứng tất cả các yêu cầu chức năng bên phía công ty đề ra. Nhân viên và quản trị viên trong công ty có thể sử dụn</w:t>
      </w:r>
      <w:r w:rsidRPr="006C5D4D">
        <w:rPr>
          <w:noProof/>
          <w:color w:val="000000"/>
          <w:sz w:val="26"/>
          <w:szCs w:val="26"/>
        </w:rPr>
        <w:t>g hệ thống một cách dễ dàng, nhanh chóng đảm bảo các yêu cầu của bài toán được đặt ra ban đầu. Hệ thống sử dụng Google để đăng nhập và dùng các thông tin của Google gửi về để xác thực ủy quyền đảm bảo thông tin được sử dụng một cách thống nhất và toàn diện</w:t>
      </w:r>
      <w:r w:rsidRPr="006C5D4D">
        <w:rPr>
          <w:noProof/>
          <w:color w:val="000000"/>
          <w:sz w:val="26"/>
          <w:szCs w:val="26"/>
        </w:rPr>
        <w:t>. Việc sử dụng các quy tắc bảo mật của Firebase hỗ trợ giúp giữ liệu của người dùng trong hệ thống được đảm bảo an toàn tránh khỏi các truy cập độc hại. Hơn nữa, các yêu cầu phi chức cũng được đáp ứng tốt, đảm bảo hệ thống hoạt động tốt và thuận lợi nhất c</w:t>
      </w:r>
      <w:r w:rsidRPr="006C5D4D">
        <w:rPr>
          <w:noProof/>
          <w:color w:val="000000"/>
          <w:sz w:val="26"/>
          <w:szCs w:val="26"/>
        </w:rPr>
        <w:t>ho người dùng trên nền tảng web. Bên cạnh đó hệ thống thường xuyên lắng nghe người dùng để cập nhật, nâng cấp các tính năng đáp ứng nhu cầu công việc ngày càng tăng cao.</w:t>
      </w:r>
    </w:p>
    <w:p w14:paraId="4F321A39"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noProof/>
          <w:color w:val="000000"/>
          <w:sz w:val="26"/>
          <w:szCs w:val="26"/>
        </w:rPr>
        <w:t xml:space="preserve">Hệ thống có ưu điểm kết hợp nhiều công cụ, </w:t>
      </w:r>
      <w:r w:rsidRPr="006C5D4D">
        <w:rPr>
          <w:noProof/>
          <w:color w:val="000000"/>
          <w:sz w:val="26"/>
          <w:szCs w:val="26"/>
          <w:highlight w:val="white"/>
        </w:rPr>
        <w:t>ở đó các đội ngũ công ty có thể lên kế hoạc</w:t>
      </w:r>
      <w:r w:rsidRPr="006C5D4D">
        <w:rPr>
          <w:noProof/>
          <w:color w:val="000000"/>
          <w:sz w:val="26"/>
          <w:szCs w:val="26"/>
          <w:highlight w:val="white"/>
        </w:rPr>
        <w:t xml:space="preserve">h cho dự án, phân công nhiệm vụ, theo dõi tiến trình công việc, quản lý thời gian, phân bổ tài nguyên, giao tiếp &amp; hợp tác, và lưu trữ tài liệu, v..v. Từ đó công ty có thể theo dõi mọi khía cạnh của dự án và nhân viên trên một nền tảng duy nhất. Tuỳ nhiên </w:t>
      </w:r>
      <w:r w:rsidRPr="006C5D4D">
        <w:rPr>
          <w:noProof/>
          <w:color w:val="000000"/>
          <w:sz w:val="26"/>
          <w:szCs w:val="26"/>
          <w:highlight w:val="white"/>
        </w:rPr>
        <w:t>không thể phủ nhận được hệ thống vẫn còn một số thiếu sót cần khắc phục như quản lý công việc trong dự án qua sprint (một vòng lặp ngắn hạn), chức năng kéo thả báo cáo, các thông báo đến email khi có thay đổi,..</w:t>
      </w:r>
    </w:p>
    <w:p w14:paraId="5024EBE6"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noProof/>
          <w:color w:val="000000"/>
          <w:sz w:val="26"/>
          <w:szCs w:val="26"/>
          <w:highlight w:val="white"/>
        </w:rPr>
        <w:t xml:space="preserve">Trong quá trình nghiên cứu, thực hiện triển </w:t>
      </w:r>
      <w:r w:rsidRPr="006C5D4D">
        <w:rPr>
          <w:noProof/>
          <w:color w:val="000000"/>
          <w:sz w:val="26"/>
          <w:szCs w:val="26"/>
          <w:highlight w:val="white"/>
        </w:rPr>
        <w:t xml:space="preserve">khai khóa luận tôi đã học thêm được rất nhiều kiến bổ ích, những công nghệ mới phục vụ cho việc phát triển phần mềm như: các kiến thức về cơ sở dữ liệu, làm việc với các API của Google, thiết kế giao diện web,.. Hơn nữa trong quá trình phát triển hệ thống </w:t>
      </w:r>
      <w:r w:rsidRPr="006C5D4D">
        <w:rPr>
          <w:noProof/>
          <w:color w:val="000000"/>
          <w:sz w:val="26"/>
          <w:szCs w:val="26"/>
          <w:highlight w:val="white"/>
        </w:rPr>
        <w:t>tôi đã có cơ hội làm việc trước tiếp với khách hàng sử dụng, đây là một trải nghiệm vô cùng quý báu đối với một sinh viên như tôi. Nó giúp tôi có trau dồi được các kỹ năng làm việc, xử lý các vấn đề trong môi trường doanh nghiệp</w:t>
      </w:r>
    </w:p>
    <w:p w14:paraId="337AC5AD" w14:textId="77777777" w:rsidR="00482889" w:rsidRPr="006C5D4D" w:rsidRDefault="00482889">
      <w:pPr>
        <w:rPr>
          <w:noProof/>
          <w:sz w:val="26"/>
          <w:szCs w:val="26"/>
        </w:rPr>
      </w:pPr>
    </w:p>
    <w:p w14:paraId="07FE3FA3" w14:textId="77777777" w:rsidR="00482889" w:rsidRPr="006C5D4D" w:rsidRDefault="00DE60BA">
      <w:pPr>
        <w:pStyle w:val="Heading2"/>
        <w:rPr>
          <w:noProof/>
          <w:sz w:val="26"/>
          <w:szCs w:val="26"/>
        </w:rPr>
      </w:pPr>
      <w:bookmarkStart w:id="140" w:name="_2ce457m" w:colFirst="0" w:colLast="0"/>
      <w:bookmarkEnd w:id="140"/>
      <w:r w:rsidRPr="006C5D4D">
        <w:rPr>
          <w:noProof/>
          <w:color w:val="000000"/>
          <w:sz w:val="26"/>
          <w:szCs w:val="26"/>
        </w:rPr>
        <w:t>6.2. Định hướng phát triển</w:t>
      </w:r>
    </w:p>
    <w:p w14:paraId="3FDC1620" w14:textId="77777777" w:rsidR="00482889" w:rsidRPr="006C5D4D" w:rsidRDefault="00DE60BA">
      <w:pPr>
        <w:pBdr>
          <w:top w:val="nil"/>
          <w:left w:val="nil"/>
          <w:bottom w:val="nil"/>
          <w:right w:val="nil"/>
          <w:between w:val="nil"/>
        </w:pBdr>
        <w:spacing w:before="120" w:after="120" w:line="312" w:lineRule="auto"/>
        <w:ind w:firstLine="562"/>
        <w:rPr>
          <w:noProof/>
          <w:color w:val="000000"/>
          <w:sz w:val="26"/>
          <w:szCs w:val="26"/>
        </w:rPr>
      </w:pPr>
      <w:r w:rsidRPr="006C5D4D">
        <w:rPr>
          <w:noProof/>
          <w:color w:val="000000"/>
          <w:sz w:val="26"/>
          <w:szCs w:val="26"/>
        </w:rPr>
        <w:t>Trong tương lai ngoài việc khắc phục những thiếu sót còn tồn đọng, hệ thống sẽ hoàn thiện giao diện và phát triển thêm một số chức năng phục nhu cầu của người dùng như sau:</w:t>
      </w:r>
    </w:p>
    <w:p w14:paraId="79498F28" w14:textId="77777777" w:rsidR="00482889" w:rsidRPr="006C5D4D" w:rsidRDefault="00DE60BA">
      <w:pPr>
        <w:numPr>
          <w:ilvl w:val="0"/>
          <w:numId w:val="64"/>
        </w:numPr>
        <w:pBdr>
          <w:top w:val="nil"/>
          <w:left w:val="nil"/>
          <w:bottom w:val="nil"/>
          <w:right w:val="nil"/>
          <w:between w:val="nil"/>
        </w:pBdr>
        <w:spacing w:before="120" w:after="120" w:line="312" w:lineRule="auto"/>
        <w:ind w:left="1080"/>
        <w:rPr>
          <w:noProof/>
          <w:color w:val="000000"/>
        </w:rPr>
      </w:pPr>
      <w:r w:rsidRPr="006C5D4D">
        <w:rPr>
          <w:b/>
          <w:noProof/>
          <w:color w:val="000000"/>
          <w:sz w:val="26"/>
          <w:szCs w:val="26"/>
        </w:rPr>
        <w:lastRenderedPageBreak/>
        <w:t xml:space="preserve">Giao việc trong dự án theo sprint: </w:t>
      </w:r>
      <w:r w:rsidRPr="006C5D4D">
        <w:rPr>
          <w:noProof/>
          <w:color w:val="000000"/>
          <w:sz w:val="26"/>
          <w:szCs w:val="26"/>
        </w:rPr>
        <w:t>một nhóm công việc tr</w:t>
      </w:r>
      <w:r w:rsidRPr="006C5D4D">
        <w:rPr>
          <w:noProof/>
          <w:color w:val="000000"/>
          <w:sz w:val="26"/>
          <w:szCs w:val="26"/>
        </w:rPr>
        <w:t>ong ngắn hạn ( lý tưởng là 2-4 tuần) để đội phát triển thực hiện đầy đủ các công việc cần thiết như lập kế hoạch, phân tích yêu cầu, thiết kế, triển khai để cho ra các phần nhỏ của sản phẩm.</w:t>
      </w:r>
    </w:p>
    <w:p w14:paraId="1605E0F4" w14:textId="77777777" w:rsidR="00482889" w:rsidRPr="006C5D4D" w:rsidRDefault="00DE60BA">
      <w:pPr>
        <w:numPr>
          <w:ilvl w:val="0"/>
          <w:numId w:val="64"/>
        </w:numPr>
        <w:pBdr>
          <w:top w:val="nil"/>
          <w:left w:val="nil"/>
          <w:bottom w:val="nil"/>
          <w:right w:val="nil"/>
          <w:between w:val="nil"/>
        </w:pBdr>
        <w:spacing w:before="120" w:after="120" w:line="312" w:lineRule="auto"/>
        <w:ind w:left="1080"/>
        <w:rPr>
          <w:noProof/>
          <w:color w:val="000000"/>
        </w:rPr>
      </w:pPr>
      <w:r w:rsidRPr="006C5D4D">
        <w:rPr>
          <w:b/>
          <w:noProof/>
          <w:color w:val="000000"/>
          <w:sz w:val="26"/>
          <w:szCs w:val="26"/>
        </w:rPr>
        <w:t>Thiết lập nhắc nhở:</w:t>
      </w:r>
      <w:r w:rsidRPr="006C5D4D">
        <w:rPr>
          <w:noProof/>
          <w:color w:val="000000"/>
          <w:sz w:val="26"/>
          <w:szCs w:val="26"/>
        </w:rPr>
        <w:t>  giúp bạn note lại những công việc và thời gi</w:t>
      </w:r>
      <w:r w:rsidRPr="006C5D4D">
        <w:rPr>
          <w:noProof/>
          <w:color w:val="000000"/>
          <w:sz w:val="26"/>
          <w:szCs w:val="26"/>
        </w:rPr>
        <w:t>an thực phải thực hiện và trong trường hợp bạn sợ quên đi hay bỏ lỡ. Ví dụ sau 30 phút nữa bạn có việc đi họp, ngay lập tức tính năng này sẽ hẹn thời 30 phút sau, hệ thống sẽ báo cho bạn khi đến hết thời gian.</w:t>
      </w:r>
    </w:p>
    <w:p w14:paraId="7A93A802" w14:textId="77777777" w:rsidR="00482889" w:rsidRPr="006C5D4D" w:rsidRDefault="00DE60BA">
      <w:pPr>
        <w:numPr>
          <w:ilvl w:val="0"/>
          <w:numId w:val="64"/>
        </w:numPr>
        <w:pBdr>
          <w:top w:val="nil"/>
          <w:left w:val="nil"/>
          <w:bottom w:val="nil"/>
          <w:right w:val="nil"/>
          <w:between w:val="nil"/>
        </w:pBdr>
        <w:spacing w:before="120" w:after="120" w:line="312" w:lineRule="auto"/>
        <w:ind w:left="1080"/>
        <w:rPr>
          <w:noProof/>
          <w:color w:val="000000"/>
        </w:rPr>
      </w:pPr>
      <w:r w:rsidRPr="006C5D4D">
        <w:rPr>
          <w:b/>
          <w:noProof/>
          <w:color w:val="000000"/>
          <w:sz w:val="26"/>
          <w:szCs w:val="26"/>
        </w:rPr>
        <w:t>Chức năng thông báo:</w:t>
      </w:r>
      <w:r w:rsidRPr="006C5D4D">
        <w:rPr>
          <w:noProof/>
          <w:color w:val="000000"/>
          <w:sz w:val="26"/>
          <w:szCs w:val="26"/>
        </w:rPr>
        <w:t xml:space="preserve"> nhận được các thông báo h</w:t>
      </w:r>
      <w:r w:rsidRPr="006C5D4D">
        <w:rPr>
          <w:noProof/>
          <w:color w:val="000000"/>
          <w:sz w:val="26"/>
          <w:szCs w:val="26"/>
        </w:rPr>
        <w:t>oặc chỉ tên bạn được nhắc đến đối với công việc được giao hoặc thay đổi liên quan đến người dùng đó. Điều này cực kỳ hữu ích khi bạn muốn lọc bớt thông báo và chú ý đến việc mình làm.</w:t>
      </w:r>
      <w:r w:rsidRPr="006C5D4D">
        <w:rPr>
          <w:noProof/>
        </w:rPr>
        <w:br w:type="page"/>
      </w:r>
    </w:p>
    <w:p w14:paraId="0DA15DD9" w14:textId="77777777" w:rsidR="00482889" w:rsidRPr="006C5D4D" w:rsidRDefault="00DE60BA">
      <w:pPr>
        <w:rPr>
          <w:b/>
          <w:noProof/>
          <w:sz w:val="26"/>
          <w:szCs w:val="26"/>
        </w:rPr>
      </w:pPr>
      <w:r w:rsidRPr="006C5D4D">
        <w:rPr>
          <w:b/>
          <w:noProof/>
          <w:sz w:val="26"/>
          <w:szCs w:val="26"/>
        </w:rPr>
        <w:lastRenderedPageBreak/>
        <w:t>Tài liệu tham khảo</w:t>
      </w:r>
    </w:p>
    <w:p w14:paraId="029A10E6" w14:textId="77777777" w:rsidR="00482889" w:rsidRPr="006C5D4D" w:rsidRDefault="00DE60BA">
      <w:pPr>
        <w:rPr>
          <w:b/>
          <w:noProof/>
          <w:sz w:val="26"/>
          <w:szCs w:val="26"/>
        </w:rPr>
      </w:pPr>
      <w:r w:rsidRPr="006C5D4D">
        <w:rPr>
          <w:b/>
          <w:noProof/>
          <w:sz w:val="26"/>
          <w:szCs w:val="26"/>
        </w:rPr>
        <w:t>Tiếng Anh</w:t>
      </w:r>
    </w:p>
    <w:p w14:paraId="6B86EA78" w14:textId="77777777" w:rsidR="00482889" w:rsidRPr="006C5D4D" w:rsidRDefault="00DE60BA">
      <w:pPr>
        <w:rPr>
          <w:noProof/>
          <w:sz w:val="26"/>
          <w:szCs w:val="26"/>
        </w:rPr>
      </w:pPr>
      <w:r w:rsidRPr="006C5D4D">
        <w:rPr>
          <w:noProof/>
          <w:sz w:val="26"/>
          <w:szCs w:val="26"/>
        </w:rPr>
        <w:tab/>
        <w:t>[1] "React Documentation" April 2021. [On</w:t>
      </w:r>
      <w:r w:rsidRPr="006C5D4D">
        <w:rPr>
          <w:noProof/>
          <w:sz w:val="26"/>
          <w:szCs w:val="26"/>
        </w:rPr>
        <w:t>line]. Available:</w:t>
      </w:r>
    </w:p>
    <w:p w14:paraId="31DDF02A" w14:textId="77777777" w:rsidR="00482889" w:rsidRPr="006C5D4D" w:rsidRDefault="00DE60BA">
      <w:pPr>
        <w:ind w:firstLine="720"/>
        <w:rPr>
          <w:noProof/>
          <w:sz w:val="26"/>
          <w:szCs w:val="26"/>
        </w:rPr>
      </w:pPr>
      <w:hyperlink r:id="rId58">
        <w:r w:rsidRPr="006C5D4D">
          <w:rPr>
            <w:noProof/>
            <w:color w:val="0000FF"/>
            <w:sz w:val="26"/>
            <w:szCs w:val="26"/>
            <w:u w:val="single"/>
          </w:rPr>
          <w:t>https://reactjs.org/docs/getting-started</w:t>
        </w:r>
      </w:hyperlink>
    </w:p>
    <w:p w14:paraId="2A533B53" w14:textId="77777777" w:rsidR="00482889" w:rsidRPr="006C5D4D" w:rsidRDefault="00DE60BA">
      <w:pPr>
        <w:ind w:firstLine="720"/>
        <w:rPr>
          <w:noProof/>
          <w:sz w:val="26"/>
          <w:szCs w:val="26"/>
        </w:rPr>
      </w:pPr>
      <w:r w:rsidRPr="006C5D4D">
        <w:rPr>
          <w:noProof/>
          <w:sz w:val="26"/>
          <w:szCs w:val="26"/>
        </w:rPr>
        <w:t>[2] "NodeJS Documentation" April 2021. [Online]. Available:</w:t>
      </w:r>
    </w:p>
    <w:p w14:paraId="56179E3E" w14:textId="77777777" w:rsidR="00482889" w:rsidRPr="006C5D4D" w:rsidRDefault="00DE60BA">
      <w:pPr>
        <w:ind w:firstLine="720"/>
        <w:rPr>
          <w:noProof/>
          <w:sz w:val="26"/>
          <w:szCs w:val="26"/>
        </w:rPr>
      </w:pPr>
      <w:hyperlink r:id="rId59">
        <w:r w:rsidRPr="006C5D4D">
          <w:rPr>
            <w:noProof/>
            <w:color w:val="0000FF"/>
            <w:sz w:val="26"/>
            <w:szCs w:val="26"/>
            <w:u w:val="single"/>
          </w:rPr>
          <w:t>https://nodejs.org/en/docs/</w:t>
        </w:r>
      </w:hyperlink>
    </w:p>
    <w:p w14:paraId="631E881D" w14:textId="77777777" w:rsidR="00482889" w:rsidRPr="006C5D4D" w:rsidRDefault="00DE60BA">
      <w:pPr>
        <w:ind w:firstLine="720"/>
        <w:rPr>
          <w:noProof/>
          <w:sz w:val="26"/>
          <w:szCs w:val="26"/>
        </w:rPr>
      </w:pPr>
      <w:r w:rsidRPr="006C5D4D">
        <w:rPr>
          <w:noProof/>
          <w:sz w:val="26"/>
          <w:szCs w:val="26"/>
        </w:rPr>
        <w:t>[3</w:t>
      </w:r>
      <w:r w:rsidRPr="006C5D4D">
        <w:rPr>
          <w:noProof/>
          <w:sz w:val="26"/>
          <w:szCs w:val="26"/>
        </w:rPr>
        <w:t>]</w:t>
      </w:r>
      <w:r w:rsidRPr="006C5D4D">
        <w:rPr>
          <w:noProof/>
          <w:color w:val="000000"/>
          <w:sz w:val="26"/>
          <w:szCs w:val="26"/>
        </w:rPr>
        <w:t xml:space="preserve"> "</w:t>
      </w:r>
      <w:r w:rsidRPr="006C5D4D">
        <w:rPr>
          <w:noProof/>
          <w:sz w:val="26"/>
          <w:szCs w:val="26"/>
          <w:highlight w:val="white"/>
        </w:rPr>
        <w:t>Firebase Authentication</w:t>
      </w:r>
      <w:r w:rsidRPr="006C5D4D">
        <w:rPr>
          <w:noProof/>
          <w:color w:val="000000"/>
          <w:sz w:val="26"/>
          <w:szCs w:val="26"/>
        </w:rPr>
        <w:t>" April 2021. [Online]. Available:</w:t>
      </w:r>
    </w:p>
    <w:p w14:paraId="2558A757" w14:textId="77777777" w:rsidR="00482889" w:rsidRPr="006C5D4D" w:rsidRDefault="00DE60BA">
      <w:pPr>
        <w:ind w:firstLine="720"/>
        <w:rPr>
          <w:noProof/>
          <w:color w:val="0000FF"/>
          <w:sz w:val="26"/>
          <w:szCs w:val="26"/>
          <w:u w:val="single"/>
        </w:rPr>
      </w:pPr>
      <w:hyperlink r:id="rId60">
        <w:r w:rsidRPr="006C5D4D">
          <w:rPr>
            <w:noProof/>
            <w:color w:val="0000FF"/>
            <w:sz w:val="26"/>
            <w:szCs w:val="26"/>
            <w:u w:val="single"/>
          </w:rPr>
          <w:t>https://firebase.google.com/docs/auth</w:t>
        </w:r>
      </w:hyperlink>
    </w:p>
    <w:p w14:paraId="5518702C" w14:textId="77777777" w:rsidR="00482889" w:rsidRPr="006C5D4D" w:rsidRDefault="00DE60BA">
      <w:pPr>
        <w:ind w:firstLine="720"/>
        <w:rPr>
          <w:noProof/>
          <w:sz w:val="26"/>
          <w:szCs w:val="26"/>
        </w:rPr>
      </w:pPr>
      <w:r w:rsidRPr="006C5D4D">
        <w:rPr>
          <w:noProof/>
          <w:sz w:val="26"/>
          <w:szCs w:val="26"/>
        </w:rPr>
        <w:t>[4]</w:t>
      </w:r>
      <w:r w:rsidRPr="006C5D4D">
        <w:rPr>
          <w:noProof/>
          <w:color w:val="000000"/>
          <w:sz w:val="26"/>
          <w:szCs w:val="26"/>
        </w:rPr>
        <w:t xml:space="preserve"> "</w:t>
      </w:r>
      <w:r w:rsidRPr="006C5D4D">
        <w:rPr>
          <w:noProof/>
          <w:sz w:val="26"/>
          <w:szCs w:val="26"/>
          <w:highlight w:val="white"/>
        </w:rPr>
        <w:t>Firebase Cloud FireStore</w:t>
      </w:r>
      <w:r w:rsidRPr="006C5D4D">
        <w:rPr>
          <w:noProof/>
          <w:color w:val="000000"/>
          <w:sz w:val="26"/>
          <w:szCs w:val="26"/>
        </w:rPr>
        <w:t>" April 2021. [Online]. Available:</w:t>
      </w:r>
    </w:p>
    <w:p w14:paraId="25943156" w14:textId="77777777" w:rsidR="00482889" w:rsidRPr="006C5D4D" w:rsidRDefault="00DE60BA">
      <w:pPr>
        <w:ind w:firstLine="720"/>
        <w:rPr>
          <w:noProof/>
          <w:sz w:val="26"/>
          <w:szCs w:val="26"/>
        </w:rPr>
      </w:pPr>
      <w:hyperlink r:id="rId61">
        <w:r w:rsidRPr="006C5D4D">
          <w:rPr>
            <w:noProof/>
            <w:color w:val="0000FF"/>
            <w:sz w:val="26"/>
            <w:szCs w:val="26"/>
            <w:u w:val="single"/>
          </w:rPr>
          <w:t>https://firebase.google.com/docs/firestore</w:t>
        </w:r>
      </w:hyperlink>
    </w:p>
    <w:p w14:paraId="4135728E" w14:textId="77777777" w:rsidR="00482889" w:rsidRPr="006C5D4D" w:rsidRDefault="00DE60BA">
      <w:pPr>
        <w:ind w:firstLine="720"/>
        <w:rPr>
          <w:noProof/>
          <w:sz w:val="26"/>
          <w:szCs w:val="26"/>
        </w:rPr>
      </w:pPr>
      <w:r w:rsidRPr="006C5D4D">
        <w:rPr>
          <w:noProof/>
          <w:sz w:val="26"/>
          <w:szCs w:val="26"/>
        </w:rPr>
        <w:t>[5]</w:t>
      </w:r>
      <w:r w:rsidRPr="006C5D4D">
        <w:rPr>
          <w:noProof/>
          <w:color w:val="000000"/>
          <w:sz w:val="26"/>
          <w:szCs w:val="26"/>
        </w:rPr>
        <w:t xml:space="preserve"> "</w:t>
      </w:r>
      <w:r w:rsidRPr="006C5D4D">
        <w:rPr>
          <w:noProof/>
          <w:sz w:val="26"/>
          <w:szCs w:val="26"/>
          <w:highlight w:val="white"/>
        </w:rPr>
        <w:t>Google Oauth 2.0</w:t>
      </w:r>
      <w:r w:rsidRPr="006C5D4D">
        <w:rPr>
          <w:noProof/>
          <w:color w:val="000000"/>
          <w:sz w:val="26"/>
          <w:szCs w:val="26"/>
        </w:rPr>
        <w:t>" April 2021. [Online]. Available:</w:t>
      </w:r>
    </w:p>
    <w:p w14:paraId="3A7881E9" w14:textId="77777777" w:rsidR="00482889" w:rsidRPr="006C5D4D" w:rsidRDefault="00DE60BA">
      <w:pPr>
        <w:ind w:firstLine="720"/>
        <w:rPr>
          <w:noProof/>
          <w:sz w:val="26"/>
          <w:szCs w:val="26"/>
        </w:rPr>
      </w:pPr>
      <w:hyperlink r:id="rId62">
        <w:r w:rsidRPr="006C5D4D">
          <w:rPr>
            <w:noProof/>
            <w:color w:val="0000FF"/>
            <w:sz w:val="26"/>
            <w:szCs w:val="26"/>
            <w:u w:val="single"/>
          </w:rPr>
          <w:t>https://developers.google.com/identity/protocols/oauth2</w:t>
        </w:r>
      </w:hyperlink>
    </w:p>
    <w:p w14:paraId="3C1C96B2" w14:textId="77777777" w:rsidR="00482889" w:rsidRPr="006C5D4D" w:rsidRDefault="00DE60BA">
      <w:pPr>
        <w:ind w:firstLine="720"/>
        <w:rPr>
          <w:noProof/>
          <w:sz w:val="26"/>
          <w:szCs w:val="26"/>
        </w:rPr>
      </w:pPr>
      <w:r w:rsidRPr="006C5D4D">
        <w:rPr>
          <w:noProof/>
          <w:sz w:val="26"/>
          <w:szCs w:val="26"/>
        </w:rPr>
        <w:t>[6]</w:t>
      </w:r>
      <w:r w:rsidRPr="006C5D4D">
        <w:rPr>
          <w:noProof/>
          <w:color w:val="000000"/>
          <w:sz w:val="26"/>
          <w:szCs w:val="26"/>
        </w:rPr>
        <w:t xml:space="preserve"> "</w:t>
      </w:r>
      <w:r w:rsidRPr="006C5D4D">
        <w:rPr>
          <w:noProof/>
          <w:sz w:val="26"/>
          <w:szCs w:val="26"/>
          <w:highlight w:val="white"/>
        </w:rPr>
        <w:t>Google Drive API</w:t>
      </w:r>
      <w:r w:rsidRPr="006C5D4D">
        <w:rPr>
          <w:noProof/>
          <w:color w:val="000000"/>
          <w:sz w:val="26"/>
          <w:szCs w:val="26"/>
        </w:rPr>
        <w:t>" April 2021. [Online]. Available:</w:t>
      </w:r>
    </w:p>
    <w:p w14:paraId="2FCDF658" w14:textId="77777777" w:rsidR="00482889" w:rsidRPr="006C5D4D" w:rsidRDefault="00DE60BA">
      <w:pPr>
        <w:ind w:firstLine="720"/>
        <w:rPr>
          <w:noProof/>
          <w:sz w:val="26"/>
          <w:szCs w:val="26"/>
        </w:rPr>
      </w:pPr>
      <w:hyperlink r:id="rId63">
        <w:r w:rsidRPr="006C5D4D">
          <w:rPr>
            <w:noProof/>
            <w:color w:val="0000FF"/>
            <w:sz w:val="26"/>
            <w:szCs w:val="26"/>
            <w:u w:val="single"/>
          </w:rPr>
          <w:t>https://developers.google.com/drive/api/v3/about-files</w:t>
        </w:r>
      </w:hyperlink>
    </w:p>
    <w:p w14:paraId="0B7052FB" w14:textId="77777777" w:rsidR="00482889" w:rsidRPr="006C5D4D" w:rsidRDefault="00DE60BA">
      <w:pPr>
        <w:ind w:firstLine="720"/>
        <w:rPr>
          <w:noProof/>
          <w:sz w:val="26"/>
          <w:szCs w:val="26"/>
        </w:rPr>
      </w:pPr>
      <w:r w:rsidRPr="006C5D4D">
        <w:rPr>
          <w:noProof/>
          <w:sz w:val="26"/>
          <w:szCs w:val="26"/>
        </w:rPr>
        <w:t>[7]</w:t>
      </w:r>
      <w:r w:rsidRPr="006C5D4D">
        <w:rPr>
          <w:noProof/>
          <w:color w:val="000000"/>
          <w:sz w:val="26"/>
          <w:szCs w:val="26"/>
        </w:rPr>
        <w:t xml:space="preserve"> "</w:t>
      </w:r>
      <w:r w:rsidRPr="006C5D4D">
        <w:rPr>
          <w:noProof/>
          <w:sz w:val="26"/>
          <w:szCs w:val="26"/>
          <w:highlight w:val="white"/>
        </w:rPr>
        <w:t>Google Calendar API</w:t>
      </w:r>
      <w:r w:rsidRPr="006C5D4D">
        <w:rPr>
          <w:noProof/>
          <w:color w:val="000000"/>
          <w:sz w:val="26"/>
          <w:szCs w:val="26"/>
        </w:rPr>
        <w:t>" April 2021. [Online]. Available:</w:t>
      </w:r>
    </w:p>
    <w:p w14:paraId="6F2C25D2" w14:textId="77777777" w:rsidR="00482889" w:rsidRPr="006C5D4D" w:rsidRDefault="00DE60BA">
      <w:pPr>
        <w:ind w:firstLine="720"/>
        <w:rPr>
          <w:noProof/>
          <w:sz w:val="26"/>
          <w:szCs w:val="26"/>
        </w:rPr>
      </w:pPr>
      <w:hyperlink r:id="rId64">
        <w:r w:rsidRPr="006C5D4D">
          <w:rPr>
            <w:noProof/>
            <w:color w:val="0000FF"/>
            <w:sz w:val="26"/>
            <w:szCs w:val="26"/>
            <w:u w:val="single"/>
          </w:rPr>
          <w:t>https://developers.google.com/calendar</w:t>
        </w:r>
      </w:hyperlink>
    </w:p>
    <w:p w14:paraId="0BB3E3CD" w14:textId="77777777" w:rsidR="00482889" w:rsidRPr="006C5D4D" w:rsidRDefault="00DE60BA">
      <w:pPr>
        <w:ind w:firstLine="720"/>
        <w:rPr>
          <w:noProof/>
          <w:sz w:val="26"/>
          <w:szCs w:val="26"/>
        </w:rPr>
      </w:pPr>
      <w:r w:rsidRPr="006C5D4D">
        <w:rPr>
          <w:noProof/>
          <w:sz w:val="26"/>
          <w:szCs w:val="26"/>
        </w:rPr>
        <w:t>[7]</w:t>
      </w:r>
      <w:r w:rsidRPr="006C5D4D">
        <w:rPr>
          <w:noProof/>
          <w:color w:val="000000"/>
          <w:sz w:val="26"/>
          <w:szCs w:val="26"/>
        </w:rPr>
        <w:t xml:space="preserve"> "</w:t>
      </w:r>
      <w:r w:rsidRPr="006C5D4D">
        <w:rPr>
          <w:noProof/>
          <w:sz w:val="26"/>
          <w:szCs w:val="26"/>
          <w:highlight w:val="white"/>
        </w:rPr>
        <w:t>Jira software Restful API</w:t>
      </w:r>
      <w:r w:rsidRPr="006C5D4D">
        <w:rPr>
          <w:noProof/>
          <w:color w:val="000000"/>
          <w:sz w:val="26"/>
          <w:szCs w:val="26"/>
        </w:rPr>
        <w:t>" April 2021</w:t>
      </w:r>
      <w:r w:rsidRPr="006C5D4D">
        <w:rPr>
          <w:noProof/>
          <w:color w:val="000000"/>
          <w:sz w:val="26"/>
          <w:szCs w:val="26"/>
        </w:rPr>
        <w:t>. [Online]. Available:</w:t>
      </w:r>
    </w:p>
    <w:p w14:paraId="0F36E25A" w14:textId="77777777" w:rsidR="00482889" w:rsidRPr="006C5D4D" w:rsidRDefault="00DE60BA">
      <w:pPr>
        <w:ind w:firstLine="720"/>
        <w:rPr>
          <w:noProof/>
          <w:sz w:val="26"/>
          <w:szCs w:val="26"/>
        </w:rPr>
      </w:pPr>
      <w:hyperlink r:id="rId65">
        <w:r w:rsidRPr="006C5D4D">
          <w:rPr>
            <w:noProof/>
            <w:color w:val="0000FF"/>
            <w:sz w:val="26"/>
            <w:szCs w:val="26"/>
            <w:u w:val="single"/>
          </w:rPr>
          <w:t>https://developer.atlassian.com/cloud/jira/software/rest/intro/</w:t>
        </w:r>
      </w:hyperlink>
    </w:p>
    <w:p w14:paraId="479656FC" w14:textId="77777777" w:rsidR="00482889" w:rsidRPr="006C5D4D" w:rsidRDefault="00482889">
      <w:pPr>
        <w:ind w:firstLine="720"/>
        <w:rPr>
          <w:noProof/>
        </w:rPr>
      </w:pPr>
    </w:p>
    <w:p w14:paraId="6D93D58A" w14:textId="77777777" w:rsidR="00482889" w:rsidRPr="006C5D4D" w:rsidRDefault="00482889">
      <w:pPr>
        <w:ind w:firstLine="720"/>
        <w:rPr>
          <w:noProof/>
        </w:rPr>
      </w:pPr>
    </w:p>
    <w:p w14:paraId="5B7400B9" w14:textId="77777777" w:rsidR="00482889" w:rsidRPr="006C5D4D" w:rsidRDefault="00482889">
      <w:pPr>
        <w:ind w:firstLine="720"/>
        <w:rPr>
          <w:noProof/>
        </w:rPr>
      </w:pPr>
    </w:p>
    <w:p w14:paraId="0C4CA123" w14:textId="77777777" w:rsidR="00482889" w:rsidRPr="006C5D4D" w:rsidRDefault="00482889">
      <w:pPr>
        <w:ind w:firstLine="720"/>
        <w:rPr>
          <w:noProof/>
        </w:rPr>
      </w:pPr>
    </w:p>
    <w:p w14:paraId="72CE6CB7" w14:textId="77777777" w:rsidR="00482889" w:rsidRPr="006C5D4D" w:rsidRDefault="00482889">
      <w:pPr>
        <w:ind w:firstLine="720"/>
        <w:rPr>
          <w:noProof/>
          <w:color w:val="0000FF"/>
          <w:u w:val="single"/>
        </w:rPr>
      </w:pPr>
    </w:p>
    <w:p w14:paraId="742DA0BD" w14:textId="77777777" w:rsidR="00482889" w:rsidRPr="006C5D4D" w:rsidRDefault="00482889">
      <w:pPr>
        <w:ind w:firstLine="720"/>
        <w:rPr>
          <w:noProof/>
          <w:color w:val="0000FF"/>
          <w:u w:val="single"/>
        </w:rPr>
      </w:pPr>
    </w:p>
    <w:p w14:paraId="157C6108" w14:textId="77777777" w:rsidR="00482889" w:rsidRPr="006C5D4D" w:rsidRDefault="00482889">
      <w:pPr>
        <w:ind w:firstLine="720"/>
        <w:rPr>
          <w:noProof/>
        </w:rPr>
      </w:pPr>
    </w:p>
    <w:p w14:paraId="5FA338CF" w14:textId="77777777" w:rsidR="00482889" w:rsidRPr="006C5D4D" w:rsidRDefault="00482889">
      <w:pPr>
        <w:ind w:firstLine="720"/>
        <w:rPr>
          <w:noProof/>
          <w:color w:val="0000FF"/>
          <w:u w:val="single"/>
        </w:rPr>
      </w:pPr>
    </w:p>
    <w:p w14:paraId="13C7534A" w14:textId="77777777" w:rsidR="00482889" w:rsidRPr="006C5D4D" w:rsidRDefault="00482889">
      <w:pPr>
        <w:rPr>
          <w:noProof/>
        </w:rPr>
      </w:pPr>
    </w:p>
    <w:sectPr w:rsidR="00482889" w:rsidRPr="006C5D4D">
      <w:headerReference w:type="default" r:id="rId66"/>
      <w:footerReference w:type="default" r:id="rId6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6" w:author="Le Minh Duong" w:date="2021-05-03T13:51:00Z" w:initials="LMD">
    <w:p w14:paraId="78B2524F" w14:textId="77777777" w:rsidR="00932E1E" w:rsidRDefault="00932E1E">
      <w:pPr>
        <w:pStyle w:val="CommentText"/>
        <w:rPr>
          <w:lang w:val="vi-VN"/>
        </w:rPr>
      </w:pPr>
      <w:r>
        <w:rPr>
          <w:rStyle w:val="CommentReference"/>
        </w:rPr>
        <w:annotationRef/>
      </w:r>
      <w:proofErr w:type="spellStart"/>
      <w:r>
        <w:t>Quá</w:t>
      </w:r>
      <w:proofErr w:type="spellEnd"/>
      <w:r>
        <w:t xml:space="preserve"> </w:t>
      </w:r>
      <w:proofErr w:type="spellStart"/>
      <w:r>
        <w:t>dài</w:t>
      </w:r>
      <w:proofErr w:type="spellEnd"/>
      <w:r>
        <w:t xml:space="preserve"> </w:t>
      </w:r>
      <w:proofErr w:type="spellStart"/>
      <w:r>
        <w:t>và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rPr>
          <w:lang w:val="vi-VN"/>
        </w:rPr>
        <w:t xml:space="preserve">. </w:t>
      </w:r>
    </w:p>
    <w:p w14:paraId="6C0C91FD" w14:textId="77777777" w:rsidR="00932E1E" w:rsidRDefault="00932E1E">
      <w:pPr>
        <w:pStyle w:val="CommentText"/>
        <w:rPr>
          <w:lang w:val="vi-VN"/>
        </w:rPr>
      </w:pPr>
      <w:r>
        <w:rPr>
          <w:lang w:val="vi-VN"/>
        </w:rPr>
        <w:t xml:space="preserve">Phần này em nên viết ngắn lại nếu có thời gian. </w:t>
      </w:r>
    </w:p>
    <w:p w14:paraId="39498954" w14:textId="77777777" w:rsidR="00932E1E" w:rsidRPr="00932E1E" w:rsidRDefault="00932E1E">
      <w:pPr>
        <w:pStyle w:val="CommentText"/>
        <w:rPr>
          <w:lang w:val="vi-VN"/>
        </w:rPr>
      </w:pPr>
      <w:r>
        <w:rPr>
          <w:lang w:val="vi-VN"/>
        </w:rPr>
        <w:t>Chương này nên đưa vào thành 1 mục của chương 5 với tiêu đề: Các công nghệ sử dụng.</w:t>
      </w:r>
    </w:p>
  </w:comment>
  <w:comment w:id="28" w:author="Le Minh Duong" w:date="2021-05-03T13:53:00Z" w:initials="LMD">
    <w:p w14:paraId="23C5A078" w14:textId="6D7E08B1" w:rsidR="001D7D35" w:rsidRPr="001D7D35" w:rsidRDefault="001D7D35">
      <w:pPr>
        <w:pStyle w:val="CommentText"/>
        <w:rPr>
          <w:lang w:val="vi-VN"/>
        </w:rPr>
      </w:pPr>
      <w:r>
        <w:rPr>
          <w:rStyle w:val="CommentReference"/>
        </w:rPr>
        <w:annotationRef/>
      </w:r>
      <w:proofErr w:type="spellStart"/>
      <w:r>
        <w:t>Với</w:t>
      </w:r>
      <w:proofErr w:type="spellEnd"/>
      <w:r>
        <w:t xml:space="preserve"> </w:t>
      </w:r>
      <w:proofErr w:type="spellStart"/>
      <w:r>
        <w:t>mỗi</w:t>
      </w:r>
      <w:proofErr w:type="spellEnd"/>
      <w:r>
        <w:t xml:space="preserve"> </w:t>
      </w:r>
      <w:proofErr w:type="spellStart"/>
      <w:r>
        <w:t>công</w:t>
      </w:r>
      <w:proofErr w:type="spellEnd"/>
      <w:r>
        <w:rPr>
          <w:lang w:val="vi-VN"/>
        </w:rPr>
        <w:t xml:space="preserve"> nghệ em cần phải làm tham chiếu đến website chính thức của nó.</w:t>
      </w:r>
    </w:p>
  </w:comment>
  <w:comment w:id="44" w:author="Le Minh Duong" w:date="2021-05-03T13:53:00Z" w:initials="LMD">
    <w:p w14:paraId="50A10F07" w14:textId="791B3E95" w:rsidR="001D7D35" w:rsidRPr="001D7D35" w:rsidRDefault="001D7D35">
      <w:pPr>
        <w:pStyle w:val="CommentText"/>
        <w:rPr>
          <w:lang w:val="vi-VN"/>
        </w:rPr>
      </w:pPr>
      <w:r>
        <w:rPr>
          <w:rStyle w:val="CommentReference"/>
        </w:rPr>
        <w:annotationRef/>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paragraph </w:t>
      </w:r>
      <w:proofErr w:type="spellStart"/>
      <w:r>
        <w:t>của</w:t>
      </w:r>
      <w:proofErr w:type="spellEnd"/>
      <w:r>
        <w:t xml:space="preserve"> </w:t>
      </w:r>
      <w:proofErr w:type="spellStart"/>
      <w:r>
        <w:t>khoá</w:t>
      </w:r>
      <w:proofErr w:type="spellEnd"/>
      <w:r>
        <w:t xml:space="preserve"> </w:t>
      </w:r>
      <w:proofErr w:type="spellStart"/>
      <w:r>
        <w:t>luận</w:t>
      </w:r>
      <w:proofErr w:type="spellEnd"/>
      <w:r>
        <w:rPr>
          <w:lang w:val="vi-VN"/>
        </w:rPr>
        <w:t xml:space="preserve"> phải đươc căn chỉnh Justify</w:t>
      </w:r>
    </w:p>
  </w:comment>
  <w:comment w:id="46" w:author="Le Minh Duong" w:date="2021-05-03T13:54:00Z" w:initials="LMD">
    <w:p w14:paraId="253CC594" w14:textId="789B55C8" w:rsidR="001D7D35" w:rsidRDefault="001D7D35">
      <w:pPr>
        <w:pStyle w:val="CommentText"/>
      </w:pPr>
      <w:r>
        <w:rPr>
          <w:rStyle w:val="CommentReference"/>
        </w:rPr>
        <w:annotationRef/>
      </w:r>
      <w:r>
        <w:t>Developer</w:t>
      </w:r>
    </w:p>
  </w:comment>
  <w:comment w:id="109" w:author="Le Minh Duong" w:date="2021-05-03T13:55:00Z" w:initials="LMD">
    <w:p w14:paraId="2B71A94E" w14:textId="77777777" w:rsidR="001D7D35" w:rsidRDefault="001D7D35">
      <w:pPr>
        <w:pStyle w:val="CommentText"/>
        <w:rPr>
          <w:lang w:val="vi-VN"/>
        </w:rPr>
      </w:pPr>
      <w:r>
        <w:rPr>
          <w:rStyle w:val="CommentReference"/>
        </w:rPr>
        <w:annotationRef/>
      </w:r>
      <w:proofErr w:type="spellStart"/>
      <w:r>
        <w:t>Đây</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rPr>
          <w:lang w:val="vi-VN"/>
        </w:rPr>
        <w:t>!</w:t>
      </w:r>
    </w:p>
    <w:p w14:paraId="7A36C0AE" w14:textId="3B0F8850" w:rsidR="001D7D35" w:rsidRPr="001D7D35" w:rsidRDefault="001D7D35">
      <w:pPr>
        <w:pStyle w:val="CommentText"/>
        <w:rPr>
          <w:lang w:val="vi-VN"/>
        </w:rPr>
      </w:pPr>
      <w:r>
        <w:rPr>
          <w:lang w:val="vi-VN"/>
        </w:rPr>
        <w:t>Em cần vẽ lại để thể hiện được các thành phần nghiệp vụ của hệ thống, ví dụ: thành phần Authentication/Authorization, thành phần Quản lý task, thành phần kết nối Google drive, thành phần Báo cáo thống kê, thành phần DAO…</w:t>
      </w:r>
    </w:p>
  </w:comment>
  <w:comment w:id="112" w:author="Le Minh Duong" w:date="2021-05-03T13:56:00Z" w:initials="LMD">
    <w:p w14:paraId="374ADA9C" w14:textId="566F5D15" w:rsidR="001D7D35" w:rsidRPr="001D7D35" w:rsidRDefault="001D7D35">
      <w:pPr>
        <w:pStyle w:val="CommentText"/>
        <w:rPr>
          <w:lang w:val="vi-VN"/>
        </w:rPr>
      </w:pPr>
      <w:r>
        <w:rPr>
          <w:rStyle w:val="CommentReference"/>
        </w:rPr>
        <w:annotationRef/>
      </w:r>
      <w:r>
        <w:t xml:space="preserve">Sao </w:t>
      </w:r>
      <w:proofErr w:type="spellStart"/>
      <w:r>
        <w:t>lại</w:t>
      </w:r>
      <w:proofErr w:type="spellEnd"/>
      <w:r>
        <w:t xml:space="preserve"> </w:t>
      </w:r>
      <w:proofErr w:type="spellStart"/>
      <w:r>
        <w:t>ít</w:t>
      </w:r>
      <w:proofErr w:type="spellEnd"/>
      <w:r>
        <w:t xml:space="preserve"> </w:t>
      </w:r>
      <w:proofErr w:type="spellStart"/>
      <w:r>
        <w:t>bảng</w:t>
      </w:r>
      <w:proofErr w:type="spellEnd"/>
      <w:r>
        <w:t xml:space="preserve"> </w:t>
      </w:r>
      <w:proofErr w:type="spellStart"/>
      <w:r>
        <w:t>thế</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nhỉ</w:t>
      </w:r>
      <w:proofErr w:type="spellEnd"/>
      <w:r>
        <w:rPr>
          <w:lang w:val="vi-VN"/>
        </w:rPr>
        <w:t>?</w:t>
      </w:r>
    </w:p>
  </w:comment>
  <w:comment w:id="121" w:author="Le Minh Duong" w:date="2021-05-03T13:58:00Z" w:initials="LMD">
    <w:p w14:paraId="168BECF0" w14:textId="6B61E582" w:rsidR="00374231" w:rsidRPr="00374231" w:rsidRDefault="00374231">
      <w:pPr>
        <w:pStyle w:val="CommentText"/>
        <w:rPr>
          <w:lang w:val="vi-VN"/>
        </w:rPr>
      </w:pPr>
      <w:r>
        <w:rPr>
          <w:rStyle w:val="CommentReference"/>
        </w:rPr>
        <w:annotationRef/>
      </w:r>
      <w:proofErr w:type="spellStart"/>
      <w:r>
        <w:t>Không</w:t>
      </w:r>
      <w:proofErr w:type="spellEnd"/>
      <w:r>
        <w:t xml:space="preserve"> </w:t>
      </w:r>
      <w:proofErr w:type="spellStart"/>
      <w:r>
        <w:t>có</w:t>
      </w:r>
      <w:proofErr w:type="spellEnd"/>
      <w:r>
        <w:t xml:space="preserve"> </w:t>
      </w:r>
      <w:proofErr w:type="spellStart"/>
      <w:r>
        <w:t>mục</w:t>
      </w:r>
      <w:proofErr w:type="spellEnd"/>
      <w:r>
        <w:t xml:space="preserve"> </w:t>
      </w:r>
      <w:r>
        <w:rPr>
          <w:lang w:val="vi-VN"/>
        </w:rPr>
        <w:t>4.3.2 thì không cần đánh chỉ mục như thế này làm gì.</w:t>
      </w:r>
    </w:p>
  </w:comment>
  <w:comment w:id="124" w:author="Le Minh Duong" w:date="2021-05-03T13:59:00Z" w:initials="LMD">
    <w:p w14:paraId="25AEA264" w14:textId="145BF561" w:rsidR="00374231" w:rsidRPr="00374231" w:rsidRDefault="00374231">
      <w:pPr>
        <w:pStyle w:val="CommentText"/>
        <w:rPr>
          <w:lang w:val="vi-VN"/>
        </w:rPr>
      </w:pPr>
      <w:r>
        <w:rPr>
          <w:rStyle w:val="CommentReference"/>
        </w:rPr>
        <w:annotationRef/>
      </w:r>
      <w:proofErr w:type="spellStart"/>
      <w:r>
        <w:t>Chương</w:t>
      </w:r>
      <w:proofErr w:type="spellEnd"/>
      <w:r>
        <w:t xml:space="preserve"> </w:t>
      </w:r>
      <w:proofErr w:type="spellStart"/>
      <w:r>
        <w:t>này</w:t>
      </w:r>
      <w:proofErr w:type="spellEnd"/>
      <w:r>
        <w:t xml:space="preserve"> </w:t>
      </w:r>
      <w:proofErr w:type="spellStart"/>
      <w:r>
        <w:t>nhét</w:t>
      </w:r>
      <w:proofErr w:type="spellEnd"/>
      <w:r>
        <w:t xml:space="preserve"> </w:t>
      </w:r>
      <w:proofErr w:type="spellStart"/>
      <w:r>
        <w:t>luôn</w:t>
      </w:r>
      <w:proofErr w:type="spellEnd"/>
      <w:r>
        <w:t xml:space="preserve"> </w:t>
      </w:r>
      <w:proofErr w:type="spellStart"/>
      <w:r>
        <w:t>vào</w:t>
      </w:r>
      <w:proofErr w:type="spellEnd"/>
      <w:r>
        <w:t xml:space="preserve"> </w:t>
      </w:r>
      <w:proofErr w:type="spellStart"/>
      <w:r>
        <w:t>chương</w:t>
      </w:r>
      <w:proofErr w:type="spellEnd"/>
      <w:r>
        <w:t xml:space="preserve"> </w:t>
      </w:r>
      <w:r>
        <w:rPr>
          <w:lang w:val="vi-VN"/>
        </w:rPr>
        <w:t>4.</w:t>
      </w:r>
    </w:p>
  </w:comment>
  <w:comment w:id="126" w:author="Le Minh Duong" w:date="2021-05-03T13:59:00Z" w:initials="LMD">
    <w:p w14:paraId="26E150D3" w14:textId="4B13D0FF" w:rsidR="00374231" w:rsidRPr="00374231" w:rsidRDefault="00374231">
      <w:pPr>
        <w:pStyle w:val="CommentText"/>
        <w:rPr>
          <w:lang w:val="vi-VN"/>
        </w:rPr>
      </w:pPr>
      <w:r>
        <w:rPr>
          <w:rStyle w:val="CommentReference"/>
        </w:rPr>
        <w:annotationRef/>
      </w:r>
      <w:proofErr w:type="spellStart"/>
      <w:r>
        <w:t>Phải</w:t>
      </w:r>
      <w:proofErr w:type="spellEnd"/>
      <w:r>
        <w:t xml:space="preserve"> </w:t>
      </w:r>
      <w:proofErr w:type="spellStart"/>
      <w:r>
        <w:t>làm</w:t>
      </w:r>
      <w:proofErr w:type="spellEnd"/>
      <w:r>
        <w:t xml:space="preserve"> </w:t>
      </w:r>
      <w:proofErr w:type="spellStart"/>
      <w:r>
        <w:t>đúng</w:t>
      </w:r>
      <w:proofErr w:type="spellEnd"/>
      <w:r>
        <w:t xml:space="preserve"> format </w:t>
      </w:r>
      <w:proofErr w:type="spellStart"/>
      <w:r>
        <w:t>của</w:t>
      </w:r>
      <w:proofErr w:type="spellEnd"/>
      <w:r>
        <w:t xml:space="preserve"> </w:t>
      </w:r>
      <w:proofErr w:type="spellStart"/>
      <w:r>
        <w:t>tham</w:t>
      </w:r>
      <w:proofErr w:type="spellEnd"/>
      <w:r>
        <w:t xml:space="preserve"> </w:t>
      </w:r>
      <w:proofErr w:type="spellStart"/>
      <w:r>
        <w:t>chiếu</w:t>
      </w:r>
      <w:proofErr w:type="spellEnd"/>
      <w:r>
        <w:t xml:space="preserve"> </w:t>
      </w:r>
      <w:proofErr w:type="spellStart"/>
      <w:r>
        <w:t>trong</w:t>
      </w:r>
      <w:proofErr w:type="spellEnd"/>
      <w:r>
        <w:t xml:space="preserve"> </w:t>
      </w:r>
      <w:proofErr w:type="spellStart"/>
      <w:r>
        <w:t>hướng</w:t>
      </w:r>
      <w:proofErr w:type="spellEnd"/>
      <w:r>
        <w:t xml:space="preserve"> </w:t>
      </w:r>
      <w:proofErr w:type="spellStart"/>
      <w:r>
        <w:t>dẫn</w:t>
      </w:r>
      <w:proofErr w:type="spellEnd"/>
      <w:r>
        <w:t xml:space="preserve"> KLTN</w:t>
      </w:r>
      <w:r>
        <w:rPr>
          <w:lang w:val="vi-VN"/>
        </w:rPr>
        <w:t>.</w:t>
      </w:r>
    </w:p>
  </w:comment>
  <w:comment w:id="129" w:author="Le Minh Duong" w:date="2021-05-03T14:00:00Z" w:initials="LMD">
    <w:p w14:paraId="53780202" w14:textId="4428B37F" w:rsidR="00374231" w:rsidRPr="00374231" w:rsidRDefault="00374231">
      <w:pPr>
        <w:pStyle w:val="CommentText"/>
        <w:rPr>
          <w:lang w:val="vi-VN"/>
        </w:rPr>
      </w:pPr>
      <w:r>
        <w:rPr>
          <w:rStyle w:val="CommentReference"/>
        </w:rPr>
        <w:annotationRef/>
      </w:r>
      <w:proofErr w:type="spellStart"/>
      <w:r>
        <w:t>Em</w:t>
      </w:r>
      <w:proofErr w:type="spellEnd"/>
      <w:r>
        <w:t xml:space="preserve"> </w:t>
      </w:r>
      <w:proofErr w:type="spellStart"/>
      <w:r>
        <w:t>nên</w:t>
      </w:r>
      <w:proofErr w:type="spellEnd"/>
      <w:r>
        <w:t xml:space="preserve"> </w:t>
      </w:r>
      <w:proofErr w:type="spellStart"/>
      <w:r>
        <w:t>có</w:t>
      </w:r>
      <w:proofErr w:type="spellEnd"/>
      <w:r>
        <w:t xml:space="preserve"> </w:t>
      </w:r>
      <w:r>
        <w:rPr>
          <w:lang w:val="vi-VN"/>
        </w:rPr>
        <w:t>1 đoạn nói về thực tế triển khai tại công ty như đã có bao nhiều người dùng, bao nhiêu dự án, được đánh giá thế nào… thì sẽ tốt hơn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498954" w15:done="0"/>
  <w15:commentEx w15:paraId="23C5A078" w15:done="0"/>
  <w15:commentEx w15:paraId="50A10F07" w15:done="0"/>
  <w15:commentEx w15:paraId="253CC594" w15:done="0"/>
  <w15:commentEx w15:paraId="7A36C0AE" w15:done="0"/>
  <w15:commentEx w15:paraId="374ADA9C" w15:done="0"/>
  <w15:commentEx w15:paraId="168BECF0" w15:done="0"/>
  <w15:commentEx w15:paraId="25AEA264" w15:done="0"/>
  <w15:commentEx w15:paraId="26E150D3" w15:done="0"/>
  <w15:commentEx w15:paraId="537802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A7E77" w16cex:dateUtc="2021-05-03T06:51:00Z"/>
  <w16cex:commentExtensible w16cex:durableId="243A7ECA" w16cex:dateUtc="2021-05-03T06:53:00Z"/>
  <w16cex:commentExtensible w16cex:durableId="243A7EF1" w16cex:dateUtc="2021-05-03T06:53:00Z"/>
  <w16cex:commentExtensible w16cex:durableId="243A7F1F" w16cex:dateUtc="2021-05-03T06:54:00Z"/>
  <w16cex:commentExtensible w16cex:durableId="243A7F47" w16cex:dateUtc="2021-05-03T06:55:00Z"/>
  <w16cex:commentExtensible w16cex:durableId="243A7FA8" w16cex:dateUtc="2021-05-03T06:56:00Z"/>
  <w16cex:commentExtensible w16cex:durableId="243A8022" w16cex:dateUtc="2021-05-03T06:58:00Z"/>
  <w16cex:commentExtensible w16cex:durableId="243A8040" w16cex:dateUtc="2021-05-03T06:59:00Z"/>
  <w16cex:commentExtensible w16cex:durableId="243A804F" w16cex:dateUtc="2021-05-03T06:59:00Z"/>
  <w16cex:commentExtensible w16cex:durableId="243A8084" w16cex:dateUtc="2021-05-03T0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498954" w16cid:durableId="243A7E77"/>
  <w16cid:commentId w16cid:paraId="23C5A078" w16cid:durableId="243A7ECA"/>
  <w16cid:commentId w16cid:paraId="50A10F07" w16cid:durableId="243A7EF1"/>
  <w16cid:commentId w16cid:paraId="253CC594" w16cid:durableId="243A7F1F"/>
  <w16cid:commentId w16cid:paraId="7A36C0AE" w16cid:durableId="243A7F47"/>
  <w16cid:commentId w16cid:paraId="374ADA9C" w16cid:durableId="243A7FA8"/>
  <w16cid:commentId w16cid:paraId="168BECF0" w16cid:durableId="243A8022"/>
  <w16cid:commentId w16cid:paraId="25AEA264" w16cid:durableId="243A8040"/>
  <w16cid:commentId w16cid:paraId="26E150D3" w16cid:durableId="243A804F"/>
  <w16cid:commentId w16cid:paraId="53780202" w16cid:durableId="243A80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C212D" w14:textId="77777777" w:rsidR="00DE60BA" w:rsidRDefault="00DE60BA">
      <w:pPr>
        <w:spacing w:after="0" w:line="240" w:lineRule="auto"/>
      </w:pPr>
      <w:r>
        <w:separator/>
      </w:r>
    </w:p>
  </w:endnote>
  <w:endnote w:type="continuationSeparator" w:id="0">
    <w:p w14:paraId="7CE9BF94" w14:textId="77777777" w:rsidR="00DE60BA" w:rsidRDefault="00DE6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E0A7A" w14:textId="77777777" w:rsidR="00482889" w:rsidRDefault="0048288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A2E17" w14:textId="77777777" w:rsidR="00482889" w:rsidRDefault="00DE60BA">
    <w:pPr>
      <w:pBdr>
        <w:top w:val="nil"/>
        <w:left w:val="nil"/>
        <w:bottom w:val="nil"/>
        <w:right w:val="nil"/>
        <w:between w:val="nil"/>
      </w:pBdr>
      <w:tabs>
        <w:tab w:val="center" w:pos="4680"/>
        <w:tab w:val="right" w:pos="9360"/>
      </w:tabs>
      <w:spacing w:after="0" w:line="240" w:lineRule="auto"/>
      <w:jc w:val="center"/>
      <w:rPr>
        <w:color w:val="000000"/>
      </w:rPr>
    </w:pPr>
    <w:r>
      <w:rPr>
        <w:b/>
        <w:color w:val="000000"/>
      </w:rPr>
      <w:fldChar w:fldCharType="begin"/>
    </w:r>
    <w:r>
      <w:rPr>
        <w:b/>
        <w:color w:val="000000"/>
      </w:rPr>
      <w:instrText>PAGE</w:instrText>
    </w:r>
    <w:r w:rsidR="006C5D4D">
      <w:rPr>
        <w:b/>
        <w:color w:val="000000"/>
      </w:rPr>
      <w:fldChar w:fldCharType="separate"/>
    </w:r>
    <w:r w:rsidR="006C5D4D">
      <w:rPr>
        <w:b/>
        <w:noProof/>
        <w:color w:val="000000"/>
      </w:rPr>
      <w:t>1</w:t>
    </w:r>
    <w:r>
      <w:rPr>
        <w:b/>
        <w:color w:val="000000"/>
      </w:rPr>
      <w:fldChar w:fldCharType="end"/>
    </w:r>
  </w:p>
  <w:p w14:paraId="3F56FB14" w14:textId="77777777" w:rsidR="00482889" w:rsidRDefault="00482889">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F4B89" w14:textId="77777777" w:rsidR="00482889" w:rsidRDefault="00DE60BA">
    <w:pPr>
      <w:pBdr>
        <w:top w:val="nil"/>
        <w:left w:val="nil"/>
        <w:bottom w:val="nil"/>
        <w:right w:val="nil"/>
        <w:between w:val="nil"/>
      </w:pBdr>
      <w:tabs>
        <w:tab w:val="center" w:pos="4680"/>
        <w:tab w:val="right" w:pos="9360"/>
      </w:tabs>
      <w:spacing w:after="0" w:line="240" w:lineRule="auto"/>
      <w:jc w:val="right"/>
      <w:rPr>
        <w:color w:val="000000"/>
      </w:rPr>
    </w:pPr>
    <w:r>
      <w:rPr>
        <w:b/>
        <w:color w:val="000000"/>
      </w:rPr>
      <w:fldChar w:fldCharType="begin"/>
    </w:r>
    <w:r>
      <w:rPr>
        <w:b/>
        <w:color w:val="000000"/>
      </w:rPr>
      <w:instrText>PAGE</w:instrText>
    </w:r>
    <w:r w:rsidR="006C5D4D">
      <w:rPr>
        <w:b/>
        <w:color w:val="000000"/>
      </w:rPr>
      <w:fldChar w:fldCharType="separate"/>
    </w:r>
    <w:r w:rsidR="006C5D4D">
      <w:rPr>
        <w:b/>
        <w:noProof/>
        <w:color w:val="000000"/>
      </w:rPr>
      <w:t>1</w:t>
    </w:r>
    <w:r>
      <w:rPr>
        <w:b/>
        <w:color w:val="000000"/>
      </w:rPr>
      <w:fldChar w:fldCharType="end"/>
    </w:r>
  </w:p>
  <w:p w14:paraId="3891C121" w14:textId="77777777" w:rsidR="00482889" w:rsidRDefault="0048288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85503D" w14:textId="77777777" w:rsidR="00DE60BA" w:rsidRDefault="00DE60BA">
      <w:pPr>
        <w:spacing w:after="0" w:line="240" w:lineRule="auto"/>
      </w:pPr>
      <w:r>
        <w:separator/>
      </w:r>
    </w:p>
  </w:footnote>
  <w:footnote w:type="continuationSeparator" w:id="0">
    <w:p w14:paraId="35911226" w14:textId="77777777" w:rsidR="00DE60BA" w:rsidRDefault="00DE6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30EB6" w14:textId="77777777" w:rsidR="00482889" w:rsidRDefault="0048288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0E484" w14:textId="77777777" w:rsidR="00482889" w:rsidRDefault="0048288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8CF"/>
    <w:multiLevelType w:val="multilevel"/>
    <w:tmpl w:val="8DD6F4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1FE24EA"/>
    <w:multiLevelType w:val="multilevel"/>
    <w:tmpl w:val="9EAA82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23F6091"/>
    <w:multiLevelType w:val="multilevel"/>
    <w:tmpl w:val="B23057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599794A"/>
    <w:multiLevelType w:val="multilevel"/>
    <w:tmpl w:val="A07C61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59E1EA1"/>
    <w:multiLevelType w:val="multilevel"/>
    <w:tmpl w:val="865851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7656108"/>
    <w:multiLevelType w:val="multilevel"/>
    <w:tmpl w:val="848C5F48"/>
    <w:lvl w:ilvl="0">
      <w:start w:val="3"/>
      <w:numFmt w:val="decimal"/>
      <w:lvlText w:val="Chương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7DB049F"/>
    <w:multiLevelType w:val="multilevel"/>
    <w:tmpl w:val="1084D8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A046EE9"/>
    <w:multiLevelType w:val="multilevel"/>
    <w:tmpl w:val="7626F5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B6271B9"/>
    <w:multiLevelType w:val="multilevel"/>
    <w:tmpl w:val="406E49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BB3015A"/>
    <w:multiLevelType w:val="multilevel"/>
    <w:tmpl w:val="0D4204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EDC4304"/>
    <w:multiLevelType w:val="multilevel"/>
    <w:tmpl w:val="4B72A52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F4C0799"/>
    <w:multiLevelType w:val="multilevel"/>
    <w:tmpl w:val="6E5661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10EF5516"/>
    <w:multiLevelType w:val="multilevel"/>
    <w:tmpl w:val="FD647C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2853669"/>
    <w:multiLevelType w:val="multilevel"/>
    <w:tmpl w:val="366C46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3246EBC"/>
    <w:multiLevelType w:val="multilevel"/>
    <w:tmpl w:val="D43EC4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36E1266"/>
    <w:multiLevelType w:val="multilevel"/>
    <w:tmpl w:val="F0604102"/>
    <w:lvl w:ilvl="0">
      <w:start w:val="4"/>
      <w:numFmt w:val="decimal"/>
      <w:lvlText w:val="Chương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BA4F90"/>
    <w:multiLevelType w:val="multilevel"/>
    <w:tmpl w:val="F7A62D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6AE50D5"/>
    <w:multiLevelType w:val="multilevel"/>
    <w:tmpl w:val="8984FD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6C06B3F"/>
    <w:multiLevelType w:val="multilevel"/>
    <w:tmpl w:val="1772C2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93F3348"/>
    <w:multiLevelType w:val="multilevel"/>
    <w:tmpl w:val="393AF5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A2401A8"/>
    <w:multiLevelType w:val="multilevel"/>
    <w:tmpl w:val="82CC62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A266140"/>
    <w:multiLevelType w:val="multilevel"/>
    <w:tmpl w:val="3864D3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CEB08B8"/>
    <w:multiLevelType w:val="multilevel"/>
    <w:tmpl w:val="67E2A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D132361"/>
    <w:multiLevelType w:val="multilevel"/>
    <w:tmpl w:val="D41A72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1D8A73FF"/>
    <w:multiLevelType w:val="multilevel"/>
    <w:tmpl w:val="80A49F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1E8D31D5"/>
    <w:multiLevelType w:val="multilevel"/>
    <w:tmpl w:val="FB1876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1F412FCA"/>
    <w:multiLevelType w:val="multilevel"/>
    <w:tmpl w:val="22CA26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0A93224"/>
    <w:multiLevelType w:val="multilevel"/>
    <w:tmpl w:val="85C2017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20C72C81"/>
    <w:multiLevelType w:val="multilevel"/>
    <w:tmpl w:val="296C9B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20C73592"/>
    <w:multiLevelType w:val="multilevel"/>
    <w:tmpl w:val="9A8443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0EE0CF5"/>
    <w:multiLevelType w:val="multilevel"/>
    <w:tmpl w:val="A3F802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22681BA9"/>
    <w:multiLevelType w:val="multilevel"/>
    <w:tmpl w:val="C9FC4B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22DD36A1"/>
    <w:multiLevelType w:val="multilevel"/>
    <w:tmpl w:val="E50C93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3C620E8"/>
    <w:multiLevelType w:val="multilevel"/>
    <w:tmpl w:val="3404E6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23DF4D84"/>
    <w:multiLevelType w:val="multilevel"/>
    <w:tmpl w:val="065C33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15:restartNumberingAfterBreak="0">
    <w:nsid w:val="2445217E"/>
    <w:multiLevelType w:val="multilevel"/>
    <w:tmpl w:val="270EC1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24DD635F"/>
    <w:multiLevelType w:val="multilevel"/>
    <w:tmpl w:val="106076D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2578279A"/>
    <w:multiLevelType w:val="multilevel"/>
    <w:tmpl w:val="EE04AA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274F4140"/>
    <w:multiLevelType w:val="multilevel"/>
    <w:tmpl w:val="C7A490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27581B72"/>
    <w:multiLevelType w:val="multilevel"/>
    <w:tmpl w:val="214230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27A638B6"/>
    <w:multiLevelType w:val="multilevel"/>
    <w:tmpl w:val="A3649DC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27C158E6"/>
    <w:multiLevelType w:val="multilevel"/>
    <w:tmpl w:val="62DAC0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2" w15:restartNumberingAfterBreak="0">
    <w:nsid w:val="29100459"/>
    <w:multiLevelType w:val="multilevel"/>
    <w:tmpl w:val="09BE26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B436E97"/>
    <w:multiLevelType w:val="multilevel"/>
    <w:tmpl w:val="C870ED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2BA77096"/>
    <w:multiLevelType w:val="multilevel"/>
    <w:tmpl w:val="E93C60EE"/>
    <w:lvl w:ilvl="0">
      <w:start w:val="5"/>
      <w:numFmt w:val="decimal"/>
      <w:lvlText w:val="Chương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2C0749DC"/>
    <w:multiLevelType w:val="multilevel"/>
    <w:tmpl w:val="9FDA17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2DAF619C"/>
    <w:multiLevelType w:val="multilevel"/>
    <w:tmpl w:val="C28884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2DC765FC"/>
    <w:multiLevelType w:val="multilevel"/>
    <w:tmpl w:val="693469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2F132AEA"/>
    <w:multiLevelType w:val="multilevel"/>
    <w:tmpl w:val="29AC36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2F336893"/>
    <w:multiLevelType w:val="multilevel"/>
    <w:tmpl w:val="352891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2FE3598F"/>
    <w:multiLevelType w:val="multilevel"/>
    <w:tmpl w:val="2C10AC8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1" w15:restartNumberingAfterBreak="0">
    <w:nsid w:val="31791C68"/>
    <w:multiLevelType w:val="multilevel"/>
    <w:tmpl w:val="0B62FE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31FF3ECB"/>
    <w:multiLevelType w:val="multilevel"/>
    <w:tmpl w:val="65026A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33C36CFD"/>
    <w:multiLevelType w:val="multilevel"/>
    <w:tmpl w:val="0F4AF1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342240DD"/>
    <w:multiLevelType w:val="multilevel"/>
    <w:tmpl w:val="3782F7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354A1577"/>
    <w:multiLevelType w:val="multilevel"/>
    <w:tmpl w:val="42982E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35507816"/>
    <w:multiLevelType w:val="multilevel"/>
    <w:tmpl w:val="91B8DF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3B487950"/>
    <w:multiLevelType w:val="multilevel"/>
    <w:tmpl w:val="794248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3BE742F8"/>
    <w:multiLevelType w:val="multilevel"/>
    <w:tmpl w:val="AC8ADC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3D133206"/>
    <w:multiLevelType w:val="multilevel"/>
    <w:tmpl w:val="A4CA75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3DC60A20"/>
    <w:multiLevelType w:val="multilevel"/>
    <w:tmpl w:val="51F212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1" w15:restartNumberingAfterBreak="0">
    <w:nsid w:val="3F125326"/>
    <w:multiLevelType w:val="multilevel"/>
    <w:tmpl w:val="3EC8DCEC"/>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 w15:restartNumberingAfterBreak="0">
    <w:nsid w:val="42394B0C"/>
    <w:multiLevelType w:val="multilevel"/>
    <w:tmpl w:val="C6846A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430B5094"/>
    <w:multiLevelType w:val="multilevel"/>
    <w:tmpl w:val="F37A27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43637CEA"/>
    <w:multiLevelType w:val="multilevel"/>
    <w:tmpl w:val="FABA5F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445B155B"/>
    <w:multiLevelType w:val="multilevel"/>
    <w:tmpl w:val="D63C383C"/>
    <w:lvl w:ilvl="0">
      <w:start w:val="2"/>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6" w15:restartNumberingAfterBreak="0">
    <w:nsid w:val="45016C2F"/>
    <w:multiLevelType w:val="multilevel"/>
    <w:tmpl w:val="16762F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45A8717F"/>
    <w:multiLevelType w:val="multilevel"/>
    <w:tmpl w:val="E9F872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46834497"/>
    <w:multiLevelType w:val="multilevel"/>
    <w:tmpl w:val="0D4696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46A31A7D"/>
    <w:multiLevelType w:val="multilevel"/>
    <w:tmpl w:val="CB8427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46BA0353"/>
    <w:multiLevelType w:val="multilevel"/>
    <w:tmpl w:val="5F968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46DA64E1"/>
    <w:multiLevelType w:val="multilevel"/>
    <w:tmpl w:val="A550A0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496A1DAC"/>
    <w:multiLevelType w:val="multilevel"/>
    <w:tmpl w:val="E94E13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4A3E5DEA"/>
    <w:multiLevelType w:val="multilevel"/>
    <w:tmpl w:val="33FA7F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4BCD3B5A"/>
    <w:multiLevelType w:val="multilevel"/>
    <w:tmpl w:val="3B8AA7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4C563262"/>
    <w:multiLevelType w:val="multilevel"/>
    <w:tmpl w:val="4BCE75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4F414374"/>
    <w:multiLevelType w:val="multilevel"/>
    <w:tmpl w:val="F20070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51171C45"/>
    <w:multiLevelType w:val="multilevel"/>
    <w:tmpl w:val="9506AD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8" w15:restartNumberingAfterBreak="0">
    <w:nsid w:val="536C2A3A"/>
    <w:multiLevelType w:val="multilevel"/>
    <w:tmpl w:val="51BC2B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54160BBD"/>
    <w:multiLevelType w:val="multilevel"/>
    <w:tmpl w:val="04B02B50"/>
    <w:lvl w:ilvl="0">
      <w:start w:val="1"/>
      <w:numFmt w:val="decimal"/>
      <w:lvlText w:val="Chương %1."/>
      <w:lvlJc w:val="left"/>
      <w:pPr>
        <w:ind w:left="1620" w:hanging="360"/>
      </w:pPr>
      <w:rPr>
        <w:sz w:val="36"/>
        <w:szCs w:val="36"/>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80" w15:restartNumberingAfterBreak="0">
    <w:nsid w:val="54FE602F"/>
    <w:multiLevelType w:val="multilevel"/>
    <w:tmpl w:val="7CE026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5505718E"/>
    <w:multiLevelType w:val="multilevel"/>
    <w:tmpl w:val="3DC290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56314F34"/>
    <w:multiLevelType w:val="multilevel"/>
    <w:tmpl w:val="9E12AA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 w15:restartNumberingAfterBreak="0">
    <w:nsid w:val="570E73DE"/>
    <w:multiLevelType w:val="multilevel"/>
    <w:tmpl w:val="C65A25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584A5FC2"/>
    <w:multiLevelType w:val="multilevel"/>
    <w:tmpl w:val="AC04B9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58E04AA0"/>
    <w:multiLevelType w:val="multilevel"/>
    <w:tmpl w:val="36FE12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5CB269BF"/>
    <w:multiLevelType w:val="multilevel"/>
    <w:tmpl w:val="426474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7" w15:restartNumberingAfterBreak="0">
    <w:nsid w:val="5D5E2399"/>
    <w:multiLevelType w:val="multilevel"/>
    <w:tmpl w:val="B4CC90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 w15:restartNumberingAfterBreak="0">
    <w:nsid w:val="5DE55EE2"/>
    <w:multiLevelType w:val="multilevel"/>
    <w:tmpl w:val="985A18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5E4E239C"/>
    <w:multiLevelType w:val="multilevel"/>
    <w:tmpl w:val="7C3691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0" w15:restartNumberingAfterBreak="0">
    <w:nsid w:val="61276126"/>
    <w:multiLevelType w:val="multilevel"/>
    <w:tmpl w:val="4EB25C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61844952"/>
    <w:multiLevelType w:val="multilevel"/>
    <w:tmpl w:val="13EC93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632604D4"/>
    <w:multiLevelType w:val="multilevel"/>
    <w:tmpl w:val="DDEEA0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3" w15:restartNumberingAfterBreak="0">
    <w:nsid w:val="63CC5237"/>
    <w:multiLevelType w:val="multilevel"/>
    <w:tmpl w:val="AEF0D7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6406762C"/>
    <w:multiLevelType w:val="multilevel"/>
    <w:tmpl w:val="8604D76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5" w15:restartNumberingAfterBreak="0">
    <w:nsid w:val="648A619E"/>
    <w:multiLevelType w:val="multilevel"/>
    <w:tmpl w:val="5D8AE0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 w15:restartNumberingAfterBreak="0">
    <w:nsid w:val="65000BC4"/>
    <w:multiLevelType w:val="multilevel"/>
    <w:tmpl w:val="39F852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 w15:restartNumberingAfterBreak="0">
    <w:nsid w:val="66D9610C"/>
    <w:multiLevelType w:val="multilevel"/>
    <w:tmpl w:val="AE8CCF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8" w15:restartNumberingAfterBreak="0">
    <w:nsid w:val="6D7B5B1D"/>
    <w:multiLevelType w:val="multilevel"/>
    <w:tmpl w:val="5E8A5BBC"/>
    <w:lvl w:ilvl="0">
      <w:start w:val="2"/>
      <w:numFmt w:val="decimal"/>
      <w:lvlText w:val="Chương %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 w15:restartNumberingAfterBreak="0">
    <w:nsid w:val="6E371174"/>
    <w:multiLevelType w:val="multilevel"/>
    <w:tmpl w:val="90AEEA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0" w15:restartNumberingAfterBreak="0">
    <w:nsid w:val="6ECF4EE3"/>
    <w:multiLevelType w:val="multilevel"/>
    <w:tmpl w:val="4F528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1" w15:restartNumberingAfterBreak="0">
    <w:nsid w:val="70D019C4"/>
    <w:multiLevelType w:val="multilevel"/>
    <w:tmpl w:val="2E4A5B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2" w15:restartNumberingAfterBreak="0">
    <w:nsid w:val="71BD2E03"/>
    <w:multiLevelType w:val="multilevel"/>
    <w:tmpl w:val="D1449E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3" w15:restartNumberingAfterBreak="0">
    <w:nsid w:val="72377BF8"/>
    <w:multiLevelType w:val="multilevel"/>
    <w:tmpl w:val="7864FB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4" w15:restartNumberingAfterBreak="0">
    <w:nsid w:val="725618EE"/>
    <w:multiLevelType w:val="multilevel"/>
    <w:tmpl w:val="0CA45D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 w15:restartNumberingAfterBreak="0">
    <w:nsid w:val="72E86CBF"/>
    <w:multiLevelType w:val="multilevel"/>
    <w:tmpl w:val="7994BE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6" w15:restartNumberingAfterBreak="0">
    <w:nsid w:val="74A23CE3"/>
    <w:multiLevelType w:val="multilevel"/>
    <w:tmpl w:val="1E6C73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7" w15:restartNumberingAfterBreak="0">
    <w:nsid w:val="7653115A"/>
    <w:multiLevelType w:val="multilevel"/>
    <w:tmpl w:val="AF329C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8" w15:restartNumberingAfterBreak="0">
    <w:nsid w:val="77EE3AB5"/>
    <w:multiLevelType w:val="multilevel"/>
    <w:tmpl w:val="D4F2E9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 w15:restartNumberingAfterBreak="0">
    <w:nsid w:val="7C907586"/>
    <w:multiLevelType w:val="multilevel"/>
    <w:tmpl w:val="D480CC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0" w15:restartNumberingAfterBreak="0">
    <w:nsid w:val="7D173308"/>
    <w:multiLevelType w:val="multilevel"/>
    <w:tmpl w:val="DB0CEC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 w15:restartNumberingAfterBreak="0">
    <w:nsid w:val="7EAA1A55"/>
    <w:multiLevelType w:val="multilevel"/>
    <w:tmpl w:val="BF92D0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2" w15:restartNumberingAfterBreak="0">
    <w:nsid w:val="7ED21FAE"/>
    <w:multiLevelType w:val="multilevel"/>
    <w:tmpl w:val="FF7CF1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3" w15:restartNumberingAfterBreak="0">
    <w:nsid w:val="7F2E497E"/>
    <w:multiLevelType w:val="multilevel"/>
    <w:tmpl w:val="375897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4" w15:restartNumberingAfterBreak="0">
    <w:nsid w:val="7F3F6F2D"/>
    <w:multiLevelType w:val="multilevel"/>
    <w:tmpl w:val="E564B67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8"/>
  </w:num>
  <w:num w:numId="2">
    <w:abstractNumId w:val="70"/>
  </w:num>
  <w:num w:numId="3">
    <w:abstractNumId w:val="54"/>
  </w:num>
  <w:num w:numId="4">
    <w:abstractNumId w:val="2"/>
  </w:num>
  <w:num w:numId="5">
    <w:abstractNumId w:val="110"/>
  </w:num>
  <w:num w:numId="6">
    <w:abstractNumId w:val="81"/>
  </w:num>
  <w:num w:numId="7">
    <w:abstractNumId w:val="75"/>
  </w:num>
  <w:num w:numId="8">
    <w:abstractNumId w:val="63"/>
  </w:num>
  <w:num w:numId="9">
    <w:abstractNumId w:val="74"/>
  </w:num>
  <w:num w:numId="10">
    <w:abstractNumId w:val="85"/>
  </w:num>
  <w:num w:numId="11">
    <w:abstractNumId w:val="38"/>
  </w:num>
  <w:num w:numId="12">
    <w:abstractNumId w:val="101"/>
  </w:num>
  <w:num w:numId="13">
    <w:abstractNumId w:val="103"/>
  </w:num>
  <w:num w:numId="14">
    <w:abstractNumId w:val="36"/>
  </w:num>
  <w:num w:numId="15">
    <w:abstractNumId w:val="41"/>
  </w:num>
  <w:num w:numId="16">
    <w:abstractNumId w:val="60"/>
  </w:num>
  <w:num w:numId="17">
    <w:abstractNumId w:val="73"/>
  </w:num>
  <w:num w:numId="18">
    <w:abstractNumId w:val="64"/>
  </w:num>
  <w:num w:numId="19">
    <w:abstractNumId w:val="42"/>
  </w:num>
  <w:num w:numId="20">
    <w:abstractNumId w:val="78"/>
  </w:num>
  <w:num w:numId="21">
    <w:abstractNumId w:val="88"/>
  </w:num>
  <w:num w:numId="22">
    <w:abstractNumId w:val="114"/>
  </w:num>
  <w:num w:numId="23">
    <w:abstractNumId w:val="34"/>
  </w:num>
  <w:num w:numId="24">
    <w:abstractNumId w:val="11"/>
  </w:num>
  <w:num w:numId="25">
    <w:abstractNumId w:val="105"/>
  </w:num>
  <w:num w:numId="26">
    <w:abstractNumId w:val="43"/>
  </w:num>
  <w:num w:numId="27">
    <w:abstractNumId w:val="102"/>
  </w:num>
  <w:num w:numId="28">
    <w:abstractNumId w:val="37"/>
  </w:num>
  <w:num w:numId="29">
    <w:abstractNumId w:val="55"/>
  </w:num>
  <w:num w:numId="30">
    <w:abstractNumId w:val="58"/>
  </w:num>
  <w:num w:numId="31">
    <w:abstractNumId w:val="50"/>
  </w:num>
  <w:num w:numId="32">
    <w:abstractNumId w:val="27"/>
  </w:num>
  <w:num w:numId="33">
    <w:abstractNumId w:val="28"/>
  </w:num>
  <w:num w:numId="34">
    <w:abstractNumId w:val="94"/>
  </w:num>
  <w:num w:numId="35">
    <w:abstractNumId w:val="47"/>
  </w:num>
  <w:num w:numId="36">
    <w:abstractNumId w:val="17"/>
  </w:num>
  <w:num w:numId="37">
    <w:abstractNumId w:val="113"/>
  </w:num>
  <w:num w:numId="38">
    <w:abstractNumId w:val="0"/>
  </w:num>
  <w:num w:numId="39">
    <w:abstractNumId w:val="48"/>
  </w:num>
  <w:num w:numId="40">
    <w:abstractNumId w:val="69"/>
  </w:num>
  <w:num w:numId="41">
    <w:abstractNumId w:val="52"/>
  </w:num>
  <w:num w:numId="42">
    <w:abstractNumId w:val="86"/>
  </w:num>
  <w:num w:numId="43">
    <w:abstractNumId w:val="93"/>
  </w:num>
  <w:num w:numId="44">
    <w:abstractNumId w:val="49"/>
  </w:num>
  <w:num w:numId="45">
    <w:abstractNumId w:val="30"/>
  </w:num>
  <w:num w:numId="46">
    <w:abstractNumId w:val="1"/>
  </w:num>
  <w:num w:numId="47">
    <w:abstractNumId w:val="14"/>
  </w:num>
  <w:num w:numId="48">
    <w:abstractNumId w:val="45"/>
  </w:num>
  <w:num w:numId="49">
    <w:abstractNumId w:val="9"/>
  </w:num>
  <w:num w:numId="50">
    <w:abstractNumId w:val="12"/>
  </w:num>
  <w:num w:numId="51">
    <w:abstractNumId w:val="107"/>
  </w:num>
  <w:num w:numId="52">
    <w:abstractNumId w:val="33"/>
  </w:num>
  <w:num w:numId="53">
    <w:abstractNumId w:val="61"/>
  </w:num>
  <w:num w:numId="54">
    <w:abstractNumId w:val="90"/>
  </w:num>
  <w:num w:numId="55">
    <w:abstractNumId w:val="29"/>
  </w:num>
  <w:num w:numId="56">
    <w:abstractNumId w:val="87"/>
  </w:num>
  <w:num w:numId="57">
    <w:abstractNumId w:val="65"/>
  </w:num>
  <w:num w:numId="58">
    <w:abstractNumId w:val="83"/>
  </w:num>
  <w:num w:numId="59">
    <w:abstractNumId w:val="21"/>
  </w:num>
  <w:num w:numId="60">
    <w:abstractNumId w:val="35"/>
  </w:num>
  <w:num w:numId="61">
    <w:abstractNumId w:val="68"/>
  </w:num>
  <w:num w:numId="62">
    <w:abstractNumId w:val="39"/>
  </w:num>
  <w:num w:numId="63">
    <w:abstractNumId w:val="53"/>
  </w:num>
  <w:num w:numId="64">
    <w:abstractNumId w:val="108"/>
  </w:num>
  <w:num w:numId="65">
    <w:abstractNumId w:val="31"/>
  </w:num>
  <w:num w:numId="66">
    <w:abstractNumId w:val="3"/>
  </w:num>
  <w:num w:numId="67">
    <w:abstractNumId w:val="72"/>
  </w:num>
  <w:num w:numId="68">
    <w:abstractNumId w:val="109"/>
  </w:num>
  <w:num w:numId="69">
    <w:abstractNumId w:val="80"/>
  </w:num>
  <w:num w:numId="70">
    <w:abstractNumId w:val="46"/>
  </w:num>
  <w:num w:numId="71">
    <w:abstractNumId w:val="20"/>
  </w:num>
  <w:num w:numId="72">
    <w:abstractNumId w:val="106"/>
  </w:num>
  <w:num w:numId="73">
    <w:abstractNumId w:val="104"/>
  </w:num>
  <w:num w:numId="74">
    <w:abstractNumId w:val="16"/>
  </w:num>
  <w:num w:numId="75">
    <w:abstractNumId w:val="44"/>
  </w:num>
  <w:num w:numId="76">
    <w:abstractNumId w:val="15"/>
  </w:num>
  <w:num w:numId="77">
    <w:abstractNumId w:val="40"/>
  </w:num>
  <w:num w:numId="78">
    <w:abstractNumId w:val="10"/>
  </w:num>
  <w:num w:numId="79">
    <w:abstractNumId w:val="99"/>
  </w:num>
  <w:num w:numId="80">
    <w:abstractNumId w:val="76"/>
  </w:num>
  <w:num w:numId="81">
    <w:abstractNumId w:val="66"/>
  </w:num>
  <w:num w:numId="82">
    <w:abstractNumId w:val="100"/>
  </w:num>
  <w:num w:numId="83">
    <w:abstractNumId w:val="5"/>
  </w:num>
  <w:num w:numId="84">
    <w:abstractNumId w:val="79"/>
  </w:num>
  <w:num w:numId="85">
    <w:abstractNumId w:val="6"/>
  </w:num>
  <w:num w:numId="86">
    <w:abstractNumId w:val="84"/>
  </w:num>
  <w:num w:numId="87">
    <w:abstractNumId w:val="25"/>
  </w:num>
  <w:num w:numId="88">
    <w:abstractNumId w:val="67"/>
  </w:num>
  <w:num w:numId="89">
    <w:abstractNumId w:val="26"/>
  </w:num>
  <w:num w:numId="90">
    <w:abstractNumId w:val="92"/>
  </w:num>
  <w:num w:numId="91">
    <w:abstractNumId w:val="32"/>
  </w:num>
  <w:num w:numId="92">
    <w:abstractNumId w:val="95"/>
  </w:num>
  <w:num w:numId="93">
    <w:abstractNumId w:val="91"/>
  </w:num>
  <w:num w:numId="94">
    <w:abstractNumId w:val="57"/>
  </w:num>
  <w:num w:numId="95">
    <w:abstractNumId w:val="112"/>
  </w:num>
  <w:num w:numId="96">
    <w:abstractNumId w:val="24"/>
  </w:num>
  <w:num w:numId="97">
    <w:abstractNumId w:val="23"/>
  </w:num>
  <w:num w:numId="98">
    <w:abstractNumId w:val="18"/>
  </w:num>
  <w:num w:numId="99">
    <w:abstractNumId w:val="89"/>
  </w:num>
  <w:num w:numId="100">
    <w:abstractNumId w:val="62"/>
  </w:num>
  <w:num w:numId="101">
    <w:abstractNumId w:val="98"/>
  </w:num>
  <w:num w:numId="102">
    <w:abstractNumId w:val="71"/>
  </w:num>
  <w:num w:numId="103">
    <w:abstractNumId w:val="97"/>
  </w:num>
  <w:num w:numId="104">
    <w:abstractNumId w:val="111"/>
  </w:num>
  <w:num w:numId="105">
    <w:abstractNumId w:val="13"/>
  </w:num>
  <w:num w:numId="106">
    <w:abstractNumId w:val="4"/>
  </w:num>
  <w:num w:numId="107">
    <w:abstractNumId w:val="7"/>
  </w:num>
  <w:num w:numId="108">
    <w:abstractNumId w:val="51"/>
  </w:num>
  <w:num w:numId="109">
    <w:abstractNumId w:val="96"/>
  </w:num>
  <w:num w:numId="110">
    <w:abstractNumId w:val="19"/>
  </w:num>
  <w:num w:numId="111">
    <w:abstractNumId w:val="56"/>
  </w:num>
  <w:num w:numId="112">
    <w:abstractNumId w:val="59"/>
  </w:num>
  <w:num w:numId="113">
    <w:abstractNumId w:val="82"/>
  </w:num>
  <w:num w:numId="114">
    <w:abstractNumId w:val="77"/>
  </w:num>
  <w:num w:numId="115">
    <w:abstractNumId w:val="22"/>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 Minh Duong">
    <w15:presenceInfo w15:providerId="AD" w15:userId="S::minhdl@vnu.edu.vn::9c1e7ec6-2fbd-4f8a-a41f-94f7b64c01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889"/>
    <w:rsid w:val="001D7D35"/>
    <w:rsid w:val="00374231"/>
    <w:rsid w:val="00482889"/>
    <w:rsid w:val="006C5D4D"/>
    <w:rsid w:val="00932E1E"/>
    <w:rsid w:val="00DE60B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C883049"/>
  <w15:docId w15:val="{40EB2285-F134-034E-BB7F-5909ED5E7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sz w:val="32"/>
      <w:szCs w:val="32"/>
    </w:rPr>
  </w:style>
  <w:style w:type="paragraph" w:styleId="Heading2">
    <w:name w:val="heading 2"/>
    <w:basedOn w:val="Normal"/>
    <w:next w:val="Normal"/>
    <w:uiPriority w:val="9"/>
    <w:unhideWhenUsed/>
    <w:qFormat/>
    <w:pPr>
      <w:keepNext/>
      <w:keepLines/>
      <w:spacing w:before="40" w:after="0"/>
      <w:outlineLvl w:val="1"/>
    </w:pPr>
    <w:rPr>
      <w:b/>
    </w:rPr>
  </w:style>
  <w:style w:type="paragraph" w:styleId="Heading3">
    <w:name w:val="heading 3"/>
    <w:basedOn w:val="Normal"/>
    <w:next w:val="Normal"/>
    <w:uiPriority w:val="9"/>
    <w:unhideWhenUsed/>
    <w:qFormat/>
    <w:pPr>
      <w:keepNext/>
      <w:keepLines/>
      <w:spacing w:before="40" w:after="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36"/>
      <w:szCs w:val="36"/>
    </w:rPr>
  </w:style>
  <w:style w:type="paragraph" w:styleId="Subtitle">
    <w:name w:val="Subtitle"/>
    <w:basedOn w:val="Normal"/>
    <w:next w:val="Normal"/>
    <w:uiPriority w:val="11"/>
    <w:qFormat/>
    <w:rPr>
      <w:b/>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932E1E"/>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32E1E"/>
    <w:rPr>
      <w:sz w:val="18"/>
      <w:szCs w:val="18"/>
    </w:rPr>
  </w:style>
  <w:style w:type="character" w:styleId="CommentReference">
    <w:name w:val="annotation reference"/>
    <w:basedOn w:val="DefaultParagraphFont"/>
    <w:uiPriority w:val="99"/>
    <w:semiHidden/>
    <w:unhideWhenUsed/>
    <w:rsid w:val="00932E1E"/>
    <w:rPr>
      <w:sz w:val="16"/>
      <w:szCs w:val="16"/>
    </w:rPr>
  </w:style>
  <w:style w:type="paragraph" w:styleId="CommentText">
    <w:name w:val="annotation text"/>
    <w:basedOn w:val="Normal"/>
    <w:link w:val="CommentTextChar"/>
    <w:uiPriority w:val="99"/>
    <w:semiHidden/>
    <w:unhideWhenUsed/>
    <w:rsid w:val="00932E1E"/>
    <w:pPr>
      <w:spacing w:line="240" w:lineRule="auto"/>
    </w:pPr>
    <w:rPr>
      <w:sz w:val="20"/>
      <w:szCs w:val="20"/>
    </w:rPr>
  </w:style>
  <w:style w:type="character" w:customStyle="1" w:styleId="CommentTextChar">
    <w:name w:val="Comment Text Char"/>
    <w:basedOn w:val="DefaultParagraphFont"/>
    <w:link w:val="CommentText"/>
    <w:uiPriority w:val="99"/>
    <w:semiHidden/>
    <w:rsid w:val="00932E1E"/>
    <w:rPr>
      <w:sz w:val="20"/>
      <w:szCs w:val="20"/>
    </w:rPr>
  </w:style>
  <w:style w:type="paragraph" w:styleId="CommentSubject">
    <w:name w:val="annotation subject"/>
    <w:basedOn w:val="CommentText"/>
    <w:next w:val="CommentText"/>
    <w:link w:val="CommentSubjectChar"/>
    <w:uiPriority w:val="99"/>
    <w:semiHidden/>
    <w:unhideWhenUsed/>
    <w:rsid w:val="00932E1E"/>
    <w:rPr>
      <w:b/>
      <w:bCs/>
    </w:rPr>
  </w:style>
  <w:style w:type="character" w:customStyle="1" w:styleId="CommentSubjectChar">
    <w:name w:val="Comment Subject Char"/>
    <w:basedOn w:val="CommentTextChar"/>
    <w:link w:val="CommentSubject"/>
    <w:uiPriority w:val="99"/>
    <w:semiHidden/>
    <w:rsid w:val="00932E1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en.wikipedia.org/wiki/JSON"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developers.google.com/drive/api/v3/about-files"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comments" Target="comments.xml"/><Relationship Id="rId24" Type="http://schemas.openxmlformats.org/officeDocument/2006/relationships/hyperlink" Target="https://console.developers.google.co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hyperlink" Target="https://reactjs.org/docs/getting-started" TargetMode="External"/><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yperlink" Target="https://firebase.google.com/docs/firestore" TargetMode="External"/><Relationship Id="rId19" Type="http://schemas.openxmlformats.org/officeDocument/2006/relationships/hyperlink" Target="https://firebase.google.com/docs/firestore/data-model" TargetMode="External"/><Relationship Id="rId14" Type="http://schemas.microsoft.com/office/2018/08/relationships/commentsExtensible" Target="commentsExtensible.xml"/><Relationship Id="rId22" Type="http://schemas.openxmlformats.org/officeDocument/2006/relationships/hyperlink" Target="https://tools.ietf.org/html/rfc6749"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hyperlink" Target="https://developers.google.com/calendar" TargetMode="External"/><Relationship Id="rId69"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28.png"/><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developer.mozilla.org/docs/Web/HTTP/Headers/Authorization"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nodejs.org/en/docs/" TargetMode="External"/><Relationship Id="rId67" Type="http://schemas.openxmlformats.org/officeDocument/2006/relationships/footer" Target="footer3.xml"/><Relationship Id="rId20" Type="http://schemas.openxmlformats.org/officeDocument/2006/relationships/hyperlink" Target="https://api.atlassian.com/oauth/token"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https://developers.google.com/identity/protocols/oauth2"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nsights.stackoverflow.com/survey/2019" TargetMode="External"/><Relationship Id="rId23" Type="http://schemas.openxmlformats.org/officeDocument/2006/relationships/hyperlink" Target="https://console.developers.google.com/"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nodejs.org/en/download/" TargetMode="External"/><Relationship Id="rId57" Type="http://schemas.openxmlformats.org/officeDocument/2006/relationships/hyperlink" Target="https://task.teneocto.io/" TargetMode="External"/><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hyperlink" Target="https://firebase.google.com/docs/cloud-messaging" TargetMode="External"/><Relationship Id="rId65" Type="http://schemas.openxmlformats.org/officeDocument/2006/relationships/hyperlink" Target="https://developer.atlassian.com/cloud/jira/software/rest/intro/" TargetMode="External"/><Relationship Id="rId4" Type="http://schemas.openxmlformats.org/officeDocument/2006/relationships/webSettings" Target="webSettings.xml"/><Relationship Id="rId9" Type="http://schemas.openxmlformats.org/officeDocument/2006/relationships/header" Target="header1.xml"/><Relationship Id="rId13" Type="http://schemas.microsoft.com/office/2016/09/relationships/commentsIds" Target="commentsIds.xml"/><Relationship Id="rId18" Type="http://schemas.openxmlformats.org/officeDocument/2006/relationships/hyperlink" Target="https://firebase.google.com/docs/firestore/manage-data/data-types"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86</Pages>
  <Words>14680</Words>
  <Characters>83679</Characters>
  <Application>Microsoft Office Word</Application>
  <DocSecurity>0</DocSecurity>
  <Lines>697</Lines>
  <Paragraphs>196</Paragraphs>
  <ScaleCrop>false</ScaleCrop>
  <Company/>
  <LinksUpToDate>false</LinksUpToDate>
  <CharactersWithSpaces>98163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Minh Duong</cp:lastModifiedBy>
  <cp:revision>5</cp:revision>
  <dcterms:created xsi:type="dcterms:W3CDTF">2021-05-03T06:42:00Z</dcterms:created>
  <dcterms:modified xsi:type="dcterms:W3CDTF">2021-05-03T07:01:00Z</dcterms:modified>
</cp:coreProperties>
</file>